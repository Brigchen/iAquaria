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FCC3D">
      <w:pPr>
        <w:spacing w:line="360" w:lineRule="auto"/>
      </w:pPr>
    </w:p>
    <w:p w14:paraId="666B04A5">
      <w:pPr>
        <w:spacing w:line="360" w:lineRule="auto"/>
      </w:pPr>
    </w:p>
    <w:p w14:paraId="329E0888">
      <w:pPr>
        <w:spacing w:line="360" w:lineRule="auto"/>
      </w:pPr>
    </w:p>
    <w:p w14:paraId="73BA1408">
      <w:pPr>
        <w:spacing w:line="360" w:lineRule="auto"/>
        <w:jc w:val="center"/>
        <w:rPr>
          <w:lang w:eastAsia="zh-CN"/>
        </w:rPr>
      </w:pPr>
      <w:r>
        <w:rPr>
          <w:rFonts w:eastAsia="宋体" w:ascii="Times New Roman" w:hAnsi="Times New Roman" w:cs="Times New Roman"/>
          <w:b/>
          <w:sz w:val="24"/>
          <w:lang w:eastAsia="zh-CN"/>
        </w:rPr>
        <w:t>第十届全国大学生智慧水族造景技能大赛</w:t>
      </w:r>
    </w:p>
    <w:p w14:paraId="449F73D0">
      <w:pPr>
        <w:spacing w:line="360" w:lineRule="auto"/>
        <w:jc w:val="center"/>
        <w:rPr>
          <w:lang w:eastAsia="zh-CN"/>
        </w:rPr>
      </w:pPr>
      <w:r>
        <w:rPr>
          <w:rFonts w:eastAsia="宋体" w:ascii="Times New Roman" w:hAnsi="Times New Roman" w:cs="Times New Roman"/>
          <w:b/>
          <w:sz w:val="24"/>
          <w:lang w:eastAsia="zh-CN"/>
        </w:rPr>
        <w:t>智能水族设计赛道设计方案报告</w:t>
      </w:r>
    </w:p>
    <w:p w14:paraId="342AC49C">
      <w:pPr>
        <w:spacing w:line="360" w:lineRule="auto"/>
        <w:rPr>
          <w:lang w:eastAsia="zh-CN"/>
        </w:rPr>
      </w:pPr>
    </w:p>
    <w:p w14:paraId="67C56A8A">
      <w:pPr>
        <w:spacing w:before="16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作 品 名 称：iAquaria 智能水族多端协同控制系统</w:t>
      </w:r>
    </w:p>
    <w:p w14:paraId="1B95101E">
      <w:pPr>
        <w:spacing w:before="16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参 赛 类 别：控制系统</w:t>
      </w:r>
    </w:p>
    <w:p w14:paraId="40981C86">
      <w:pPr>
        <w:spacing w:before="160" w:line="360" w:lineRule="auto"/>
        <w:jc w:val="center"/>
      </w:pPr>
      <w:r>
        <w:rPr>
          <w:rFonts w:ascii="Times New Roman" w:hAnsi="Times New Roman" w:eastAsia="宋体" w:cs="Times New Roman"/>
          <w:sz w:val="24"/>
        </w:rPr>
        <w:t>报告总页数：15 页（含封面）</w:t>
      </w:r>
    </w:p>
    <w:p w14:paraId="268B216A">
      <w:pPr>
        <w:spacing w:before="160" w:line="360" w:lineRule="auto"/>
        <w:jc w:val="center"/>
      </w:pPr>
      <w:r>
        <w:rPr>
          <w:rFonts w:ascii="Times New Roman" w:hAnsi="Times New Roman" w:eastAsia="宋体" w:cs="Times New Roman"/>
          <w:sz w:val="24"/>
        </w:rPr>
        <w:t>开源与复现：见第 6.1 节（提交时提供匿名访问链接）</w:t>
      </w:r>
    </w:p>
    <w:p w14:paraId="428DA617"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br w:type="page"/>
      </w:r>
    </w:p>
    <w:p w14:paraId="4F299E3D">
      <w:pPr>
        <w:spacing w:line="360" w:lineRule="auto"/>
        <w:rPr>
          <w:lang w:eastAsia="zh-CN"/>
        </w:rPr>
      </w:pPr>
      <w:r>
        <w:rPr>
          <w:rFonts w:eastAsia="宋体" w:ascii="Times New Roman" w:hAnsi="Times New Roman" w:cs="Times New Roman"/>
          <w:b/>
          <w:sz w:val="24"/>
          <w:lang w:eastAsia="zh-CN"/>
        </w:rPr>
        <w:t>摘要：针对家庭与教学水族监测分散、执行多依赖定时、养护难以追溯及离场后状态不可察等问题，本作品设计 iAquaria 智能水族多端协同控制系统。方案分为三个协同分区：硬件每秒采集水温、酸碱度、氧化还原电位、溶解性固体、水位与光照，驱动照明、加热、补水、投喂及二氧化碳供给；软件承担监视、记录、告警与人工干预；云端在离场后传递最近状态与图像。在此之上，系统按感知、判读、决策、建议四层组织智能化能力：以该缸自身历史基线替代固定阈值判断趋势，规则引擎给出养护建议，并接入兼容 OpenAI 协议的大模型服务，提供水质说明、识别与建议，其输出止于文字，不参与功率回路通断。控制决策保留于现场，测值超时即中止自动。</w:t>
      </w:r>
      <w:r>
        <w:rPr>
          <w:rFonts w:ascii="Times New Roman" w:hAnsi="Times New Roman" w:eastAsia="宋体" w:cs="Times New Roman"/>
          <w:sz w:val="24"/>
          <w:lang w:eastAsia="zh-CN"/>
        </w:rPr>
      </w:r>
    </w:p>
    <w:p w14:paraId="0AA87ADB">
      <w:pPr>
        <w:spacing w:line="360" w:lineRule="auto"/>
        <w:rPr>
          <w:lang w:eastAsia="zh-CN"/>
        </w:rPr>
      </w:pPr>
      <w:r>
        <w:rPr>
          <w:rFonts w:eastAsia="宋体" w:ascii="Times New Roman" w:hAnsi="Times New Roman" w:cs="Times New Roman"/>
          <w:b/>
          <w:sz w:val="24"/>
          <w:lang w:eastAsia="zh-CN"/>
        </w:rPr>
        <w:t>关键词：智能水族；边缘控制；多端协同；大模型辅助决策；失效保护</w:t>
      </w:r>
      <w:r>
        <w:rPr>
          <w:rFonts w:ascii="Times New Roman" w:hAnsi="Times New Roman" w:eastAsia="宋体" w:cs="Times New Roman"/>
          <w:sz w:val="24"/>
          <w:lang w:eastAsia="zh-CN"/>
        </w:rPr>
      </w:r>
    </w:p>
    <w:p w14:paraId="7C7DDE39">
      <w:pPr>
        <w:spacing w:line="360" w:lineRule="auto"/>
        <w:rPr>
          <w:lang w:eastAsia="zh-CN"/>
        </w:rPr>
      </w:pPr>
    </w:p>
    <w:p w14:paraId="03C33988">
      <w:pPr>
        <w:spacing w:before="120" w:after="12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8"/>
          <w:lang w:eastAsia="zh-CN"/>
        </w:rPr>
        <w:t>1. 项目背景介绍</w:t>
      </w:r>
    </w:p>
    <w:p w14:paraId="7382BD97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1.1 现存问题</w:t>
      </w:r>
    </w:p>
    <w:p w14:paraId="79B049FB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家庭观赏缸、水草缸与教学实验缸在日常养护中普遍存在三类问题：水质状态难以综合判断，执行机构难以随水质调整，养护过程难以追溯。</w:t>
      </w:r>
    </w:p>
    <w:p w14:paraId="7B13136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水质状态难以综合判断，是因为水温、酸碱度、溶解性固体与光照多由独立仪表分别读取。换水、开灯等操作前后的变化缺少统一时间基准，故障发生时难以确定首先偏离的指标。海水缸需将电导率解释为盐度，淡水缸则关注过滤前后的溶解性固体；若显示含义不作区分，易造成误读。</w:t>
      </w:r>
    </w:p>
    <w:p w14:paraId="25DC1B94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执行机构难以随水质调整，是因为加热、照明、二氧化碳供给与补水多由定时装置或人工开关完成。水质已经变化，设备仍按预设时刻动作。夜间或人员短时离岗时，观测与执行之间缺少衔接。</w:t>
      </w:r>
    </w:p>
    <w:p w14:paraId="081AC96C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养护过程难以追溯，是因为换水、投喂与人工检测多依赖记忆，事后无法核对操作时间及当时水质。人员在场时需要即时监视与干预，离场后仍需确认鱼缸是否处于正常范围。</w:t>
      </w:r>
    </w:p>
    <w:p w14:paraId="06ADE0BF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1.2 使用需求</w:t>
      </w:r>
    </w:p>
    <w:p w14:paraId="5793AED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针对上述问题，系统应同时满足以下需求，而不能仅将独立仪表替换为显示界面。</w:t>
      </w:r>
    </w:p>
    <w:p w14:paraId="24E1CF4D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第一，指标应集中呈现。水温、酸碱度、氧化还原电位、溶解性固体或盐度、水位与光照出现在同一界面，并保留近期曲线，以便对照。第二，执行应随水质变化，同时允许人工干预。酸碱度偏高时补充二氧化碳，水温偏低时加热，水位不足时补水，并按计划投喂。任一通道切换为手动后，自动控制不得再改写该通道。第三，测值失效时应中止相关动作。长时间未获得新读数时，不得依据旧值继续加热或开阀。第四，养护过程应可记录、异常应可提醒，周期性任务应可跟踪。第五，现场与离场均应可用：现场响应应及时，离场至少可获取最近状态；现场的执行决策不得依赖云端是否在线。第六，判断应基于该缸自身历史而非固定数值。同一套阈值对草缸与海水缸含义不同，且同一缸的正常区间会随季节、换水与滤材状态漂移，因此判读需以该缸近期基线为参照；同时应对指标含义、异常原因与养护次序提供可理解的说明，而不只给出数字。</w:t>
      </w:r>
      <w:r>
        <w:rPr>
          <w:rFonts w:hint="eastAsia" w:ascii="Times New Roman" w:hAnsi="Times New Roman" w:eastAsia="宋体" w:cs="Times New Roman"/>
          <w:sz w:val="24"/>
          <w:lang w:eastAsia="zh-CN"/>
        </w:rPr>
      </w:r>
      <w:r>
        <w:rPr>
          <w:rFonts w:ascii="Times New Roman" w:hAnsi="Times New Roman" w:eastAsia="宋体" w:cs="Times New Roman"/>
          <w:sz w:val="24"/>
          <w:lang w:eastAsia="zh-CN"/>
        </w:rPr>
      </w:r>
    </w:p>
    <w:p w14:paraId="592A894D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1.3 立项目标</w:t>
      </w:r>
    </w:p>
    <w:p w14:paraId="34836B5F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据此，本作品将 iAquaria 划分为硬件、软件与云端三个分区，三者并列设计，而非仅完成单一控制板。三个分区采用同一套水质数据。是否执行始终由现场主控决定。由此，现场可以即时操作，离场可以查看最近状态，网络中断时已启用的策略仍可继续运行。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t>在三分区之外，系统按感知、判读、决策与建议四层组织智能化能力。感知层保证数据同源可比；判读层以该缸自身历史为基线判断趋势，替代固定阈值；决策层在回差窗口内自动通断，并在测值失效时停机；建议层接入大模型，把指标与趋势翻译为可执行的养护说明。三者结合，使系统不止于显示与开关，而能在无人值守时按水质作出判断，在人员在场时降低理解与操作成本。</w:t>
      </w:r>
    </w:p>
    <w:p w14:paraId="0C893038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8090" cy="5373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t="9713" b="104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752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6412">
      <w:pPr>
        <w:spacing w:line="360" w:lineRule="auto" w:before="60" w:after="120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图1-1  硬件、软件与云端分区</w:t>
      </w:r>
    </w:p>
    <w:p w14:paraId="060B9250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图1-1 将三个分区并列表示。左列为现场的测量、决策、执行与图像采集；中列为手机与计算机上的监视、养护记录、水型化显示与辅助说明；右列为云端的接入、最近内容保留与命令转发。分区之间的箭头表示现场直连与离场改经云端，而不是将硬件细节集中绘制于同一列。</w:t>
      </w:r>
    </w:p>
    <w:p w14:paraId="04F8C2DC">
      <w:pPr>
        <w:spacing w:before="120" w:after="12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8"/>
          <w:lang w:eastAsia="zh-CN"/>
        </w:rPr>
        <w:t>2. 关键技术与创新点</w:t>
      </w:r>
    </w:p>
    <w:p w14:paraId="56582373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本章依据第1章提出的需求说明关键做法。测值失效后的安全停机仅为其中一项。指标集中呈现、闭环执行、过程可追溯、离场可察以及变送器现场可更换，均设置了对应措施。</w:t>
      </w:r>
    </w:p>
    <w:p w14:paraId="0E54CF18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2.1 需求与做法对照</w:t>
      </w:r>
    </w:p>
    <w:p w14:paraId="669976CD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表2-1  由需求引出的做法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EB40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6F8152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第1章提出的需求</w:t>
            </w:r>
          </w:p>
        </w:tc>
        <w:tc>
          <w:tcPr>
            <w:tcW w:w="2767" w:type="dxa"/>
          </w:tcPr>
          <w:p w14:paraId="58C10160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常见做法</w:t>
            </w:r>
          </w:p>
        </w:tc>
        <w:tc>
          <w:tcPr>
            <w:tcW w:w="2767" w:type="dxa"/>
          </w:tcPr>
          <w:p w14:paraId="7F5EB0DD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本作品做法</w:t>
            </w:r>
          </w:p>
        </w:tc>
      </w:tr>
      <w:tr w14:paraId="0736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1E28D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指标集中呈现</w:t>
            </w:r>
          </w:p>
        </w:tc>
        <w:tc>
          <w:tcPr>
            <w:tcW w:w="2767" w:type="dxa"/>
          </w:tcPr>
          <w:p w14:paraId="7C11E2C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多只仪表分别读取</w:t>
            </w:r>
          </w:p>
        </w:tc>
        <w:tc>
          <w:tcPr>
            <w:tcW w:w="2767" w:type="dxa"/>
          </w:tcPr>
          <w:p w14:paraId="5535ACE1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主控汇总，网页、计算机与 App 显示同一份数据</w:t>
            </w:r>
          </w:p>
        </w:tc>
      </w:tr>
      <w:tr w14:paraId="4964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3069228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执行跟随水质</w:t>
            </w:r>
          </w:p>
        </w:tc>
        <w:tc>
          <w:tcPr>
            <w:tcW w:w="2767" w:type="dxa"/>
          </w:tcPr>
          <w:p w14:paraId="6E21E9B6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定时插座</w:t>
            </w:r>
          </w:p>
        </w:tc>
        <w:tc>
          <w:tcPr>
            <w:tcW w:w="2767" w:type="dxa"/>
          </w:tcPr>
          <w:p w14:paraId="260FDB83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按酸碱度、水温与水位动作，照明可联动气阀</w:t>
            </w:r>
          </w:p>
        </w:tc>
      </w:tr>
      <w:tr w14:paraId="625B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1349354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允许人工干预</w:t>
            </w:r>
          </w:p>
        </w:tc>
        <w:tc>
          <w:tcPr>
            <w:tcW w:w="2767" w:type="dxa"/>
          </w:tcPr>
          <w:p w14:paraId="1904C96C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无手动，或自动优先</w:t>
            </w:r>
          </w:p>
        </w:tc>
        <w:tc>
          <w:tcPr>
            <w:tcW w:w="2767" w:type="dxa"/>
          </w:tcPr>
          <w:p w14:paraId="67AFE7C8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手动优先，自动控制不再改写</w:t>
            </w:r>
          </w:p>
        </w:tc>
      </w:tr>
      <w:tr w14:paraId="057C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A1342A9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测值失效即停止</w:t>
            </w:r>
          </w:p>
        </w:tc>
        <w:tc>
          <w:tcPr>
            <w:tcW w:w="2767" w:type="dxa"/>
          </w:tcPr>
          <w:p w14:paraId="4FF1425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过期读数继续驱动</w:t>
            </w:r>
          </w:p>
        </w:tc>
        <w:tc>
          <w:tcPr>
            <w:tcW w:w="2767" w:type="dxa"/>
          </w:tcPr>
          <w:p w14:paraId="758B8BBA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超时则停止该项自动，并关闭相应输出</w:t>
            </w:r>
          </w:p>
        </w:tc>
      </w:tr>
      <w:tr w14:paraId="702A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B2DB311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养护可追溯</w:t>
            </w:r>
          </w:p>
        </w:tc>
        <w:tc>
          <w:tcPr>
            <w:tcW w:w="2767" w:type="dxa"/>
          </w:tcPr>
          <w:p w14:paraId="733B567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依赖记忆</w:t>
            </w:r>
          </w:p>
        </w:tc>
        <w:tc>
          <w:tcPr>
            <w:tcW w:w="2767" w:type="dxa"/>
          </w:tcPr>
          <w:p w14:paraId="4670CB0D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日志、周期计划与告警保存在手机</w:t>
            </w:r>
          </w:p>
        </w:tc>
      </w:tr>
      <w:tr w14:paraId="5782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D160F8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现场与离场均可使用</w:t>
            </w:r>
          </w:p>
        </w:tc>
        <w:tc>
          <w:tcPr>
            <w:tcW w:w="2767" w:type="dxa"/>
          </w:tcPr>
          <w:p w14:paraId="425E1AC9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仅有网页或仅有云端</w:t>
            </w:r>
          </w:p>
        </w:tc>
        <w:tc>
          <w:tcPr>
            <w:tcW w:w="2767" w:type="dxa"/>
          </w:tcPr>
          <w:p w14:paraId="2F367713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现场直连，离场经云端查看并下发命令</w:t>
            </w:r>
          </w:p>
        </w:tc>
      </w:tr>
      <w:tr w14:paraId="1FDB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16C4BC9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淡水与海水区分显示</w:t>
            </w:r>
          </w:p>
        </w:tc>
        <w:tc>
          <w:tcPr>
            <w:tcW w:w="2767" w:type="dxa"/>
          </w:tcPr>
          <w:p w14:paraId="42A442F3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指标固定</w:t>
            </w:r>
          </w:p>
        </w:tc>
        <w:tc>
          <w:tcPr>
            <w:tcW w:w="2767" w:type="dxa"/>
          </w:tcPr>
          <w:p w14:paraId="32A93174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按水型将同一路数据显示为溶解性固体或盐度</w:t>
            </w:r>
          </w:p>
        </w:tc>
      </w:tr>
      <w:tr w14:paraId="188A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17890E8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更换变送器</w:t>
            </w:r>
          </w:p>
        </w:tc>
        <w:tc>
          <w:tcPr>
            <w:tcW w:w="2767" w:type="dxa"/>
          </w:tcPr>
          <w:p w14:paraId="795BEFE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修改程序后重新烧录</w:t>
            </w:r>
          </w:p>
        </w:tc>
        <w:tc>
          <w:tcPr>
            <w:tcW w:w="2767" w:type="dxa"/>
          </w:tcPr>
          <w:p w14:paraId="570FE9D4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在网页中修改地址与换算系数</w:t>
            </w:r>
          </w:p>
        </w:tc>
      </w:tr>
      <w:tr w14:paraId="3895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DBB5ED1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解释不替代执行</w:t>
            </w:r>
          </w:p>
        </w:tc>
        <w:tc>
          <w:tcPr>
            <w:tcW w:w="2767" w:type="dxa"/>
          </w:tcPr>
          <w:p w14:paraId="683133A4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将模型输出接至继电器</w:t>
            </w:r>
          </w:p>
        </w:tc>
        <w:tc>
          <w:tcPr>
            <w:tcW w:w="2767" w:type="dxa"/>
          </w:tcPr>
          <w:p w14:paraId="429711DD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模型仅给出文字建议</w:t>
            </w:r>
          </w:p>
        </w:tc>
      </w:tr>
    </w:tbl>
    <w:p w14:paraId="4DBB02EA">
      <w:pPr>
        <w:spacing w:line="360" w:lineRule="auto"/>
      </w:pPr>
    </w:p>
    <w:p w14:paraId="1A6BB961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2.2 以测量驱动执行并保留人工优先</w:t>
      </w:r>
    </w:p>
    <w:p w14:paraId="31B38712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本节对应执行机构难以随水质调整的问题。主控约每秒读取一次当前水质。二氧化碳可在照明开启期间按酸碱度工作，默认高于 7.0 时开启、低于 6.8 时关闭，以避免在阈值附近反复通断。加热与补水同样采用分开的开启界限与关闭界限。投喂不持续通电，仅输出一次短脉冲，使喂食器转过一格。</w:t>
      </w:r>
    </w:p>
    <w:p w14:paraId="4F51864B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任一通道均可切换为手动。手动期间，即使自动条件成立，也不再改变该通道。若水温、光照或水位超过 60 秒，或酸碱度超过 120 秒仍未获得新读数，则该项自动控制停止，并关闭二氧化碳阀。</w:t>
      </w:r>
    </w:p>
    <w:p w14:paraId="794FB5F6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9995" cy="1677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rcRect t="327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7525">
      <w:pPr>
        <w:spacing w:line="360" w:lineRule="auto" w:before="60" w:after="120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图2-1  测量、决策与执行的关系</w:t>
      </w:r>
    </w:p>
    <w:p w14:paraId="02048A45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2.3 现场直连与离场云端协同</w:t>
      </w:r>
      <w:bookmarkStart w:id="0" w:name="_GoBack"/>
      <w:bookmarkEnd w:id="0"/>
    </w:p>
    <w:p w14:paraId="03391BC3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节对应离场后无法获知状态，以及网络中断后失去约束的问题。用户处于同一网络时，手机与计算机直接向主控获取数据，刷新及时，亦可立即干预。用户离场后，主控将最近状态与照片送至云端，手机改为从云端读取，且只能回传控制与投喂两类命令。</w:t>
      </w:r>
    </w:p>
    <w:p w14:paraId="40EABF24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云端中断时，现场主控不向云端请求下一步动作。已启用的自动策略按现场最后一套规则继续运行。</w:t>
      </w:r>
    </w:p>
    <w:p>
      <w:pPr>
        <w:spacing w:line="360" w:lineRule="auto" w:before="60" w:after="60"/>
        <w:jc w:val="left"/>
      </w:pPr>
      <w:r>
        <w:rPr>
          <w:rFonts w:ascii="Times New Roman" w:hAnsi="Times New Roman" w:eastAsia="黑体" w:cs="Times New Roman"/>
          <w:b/>
          <w:sz w:val="24"/>
        </w:rPr>
        <w:t>2.4 智能化能力的四层组织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t>上述做法可归纳为四个层级。分层的意义在于明确一件事：并非所有判断都适合交给模型，而应按可靠性要求分配到不同层。越靠近功率回路的判断越依赖确定性规则，越靠近人的判断越可以借助模型表达。</w:t>
      </w:r>
    </w:p>
    <w:p>
      <w:pPr>
        <w:spacing w:line="360" w:lineRule="auto" w:before="60" w:after="4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5040000" cy="3066442"/>
            <wp:docPr id="371859460" name="Picture 371859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l_layer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6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sz w:val="21"/>
        </w:rPr>
        <w:t>图2-2  智能化能力分层与可解释性</w:t>
      </w:r>
    </w:p>
    <w:p>
      <w:pPr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sz w:val="21"/>
        </w:rPr>
        <w:t>表2-2  四层的承担者、输入输出与可解释性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承担者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输入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输出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是否可解释</w:t>
            </w:r>
          </w:p>
        </w:tc>
      </w:tr>
      <w:tr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感知层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现场主控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水温、pH、ORP、TDS、水位、光照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带统一时间基准的测值序列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是，原始测值可查</w:t>
            </w:r>
          </w:p>
        </w:tc>
      </w:tr>
      <w:tr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判读层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App 规则引擎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测值序列、历史窗口、免打扰配置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告警与操作建议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是，可回溯触发阈值</w:t>
            </w:r>
          </w:p>
        </w:tc>
      </w:tr>
      <w:tr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决策层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现场主控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有效测值、通道模式、回差与超时门限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继电器与电磁阀通断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是，状态与原因码上送</w:t>
            </w:r>
          </w:p>
        </w:tc>
      </w:tr>
      <w:tr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建议层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大模型服务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曲线统计、当前状态、水型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水质说明、识别结果、养护建议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是，附数据窗口与依据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t>第1层保证数据同源，使不同终端看到的是同一份事实；第2层把原始测值转为有依据的判读，其阈值不再固定，而取该缸近 7 天中位数作为基线，并配合去抖、冷却与免打扰，避免同一异常反复提醒；第3层承担全部通断决策，要求可复现、可审计，因此由确定性代码实现；第4层负责把上述结果翻译成人能读懂的话，模型在此发挥作用，但其产物是文字而非动作。</w:t>
      </w:r>
    </w:p>
    <w:p>
      <w:pPr>
        <w:spacing w:line="360" w:lineRule="auto" w:before="60" w:after="60"/>
        <w:jc w:val="left"/>
      </w:pPr>
      <w:r>
        <w:rPr>
          <w:rFonts w:ascii="Times New Roman" w:hAnsi="Times New Roman" w:eastAsia="黑体" w:cs="Times New Roman"/>
          <w:b/>
          <w:sz w:val="24"/>
        </w:rPr>
        <w:t>2.5 三项关键做法与差异化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t>第一项，以该缸自身基线替代固定阈值。常规做法是给每项指标设定固定上下限，但同一数值对草缸与海水缸含义不同，同一缸的正常区间也会随季节、滤材与换水节奏漂移。本作品以该缸近期中位数作为基线，判读依据来自本缸历史，因此换缸、加盐或更换滤材后无需重新整定阈值。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t>第二项，把模型输出限制在文字层并保留在环修正。常见做法是把模型判断直接接到执行通道，一旦误判即造成实际动作。本作品的模型只产出说明、识别结果与建议，写入日志与周期计划前均需用户确认，识别结果可逐项修改；真正决定通断的仍是第3层的确定性规则与现场主控，模型不可绕过执行许可。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t>第三项，失效保护在驱动层同时兜底。常规做法仅在软件层判断超时，软件异常或看门狗复位期间仍可能出现误动作。本作品在固件上电阶段先把控制脚拉高使触点保持断开，并对补水泵所在的 GPIO5 另加 10kΩ 上拉，避免上电采样导致误吸合；感性负载两端并续流二极管。软件层停止自动并关断气阀，硬件层同时保证上电不误动，构成两道互不依赖的防线。</w:t>
      </w:r>
    </w:p>
    <w:p w14:paraId="26C7749F">
      <w:pPr>
        <w:spacing w:before="120" w:after="12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8"/>
          <w:lang w:eastAsia="zh-CN"/>
        </w:rPr>
        <w:t>3. 项目技术方案设计和原理</w:t>
      </w:r>
    </w:p>
    <w:p w14:paraId="4CD1CB75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3.1 总体方案的三个分区</w:t>
      </w:r>
    </w:p>
    <w:p w14:paraId="27771D39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总体方案沿用图1-1 的三列划分，而不按芯片引脚展开。硬件、软件与云端边界明确，三部分并列，避免方案退化为单一硬件清单。</w:t>
      </w:r>
    </w:p>
    <w:p w14:paraId="1FA8E5C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硬件分区在现场完成测量、每秒决策与功率执行，摄像头仅负责图像采集。软件分区包括主控网页、计算机上位机与 iAquaria 手机应用，负责呈现同一份数据，并接收人工操作、日志与计划。云端分区仅在用户离开局域网时传递最近状态、照片以及允许范围内的命令。</w:t>
      </w:r>
    </w:p>
    <w:p w14:paraId="2D82F2FC">
      <w:pPr>
        <w:spacing w:before="60" w:after="120" w:line="360" w:lineRule="auto"/>
        <w:jc w:val="center"/>
      </w:pPr>
      <w:r>
        <w:rPr>
          <w:rFonts w:ascii="Times New Roman" w:hAnsi="Times New Roman" w:eastAsia="宋体" w:cs="Times New Roman"/>
          <w:sz w:val="21"/>
        </w:rPr>
        <w:t>表3-1  三个分区的边界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DA4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3B0672B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分区</w:t>
            </w:r>
          </w:p>
        </w:tc>
        <w:tc>
          <w:tcPr>
            <w:tcW w:w="2075" w:type="dxa"/>
          </w:tcPr>
          <w:p w14:paraId="7172AA3E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包含什么</w:t>
            </w:r>
          </w:p>
        </w:tc>
        <w:tc>
          <w:tcPr>
            <w:tcW w:w="2075" w:type="dxa"/>
          </w:tcPr>
          <w:p w14:paraId="56FA139E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负责</w:t>
            </w:r>
          </w:p>
        </w:tc>
        <w:tc>
          <w:tcPr>
            <w:tcW w:w="2075" w:type="dxa"/>
          </w:tcPr>
          <w:p w14:paraId="52CF816B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不负责</w:t>
            </w:r>
          </w:p>
        </w:tc>
      </w:tr>
      <w:tr w14:paraId="4563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60207C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硬件</w:t>
            </w:r>
          </w:p>
        </w:tc>
        <w:tc>
          <w:tcPr>
            <w:tcW w:w="2075" w:type="dxa"/>
          </w:tcPr>
          <w:p w14:paraId="06F13EC7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探头、主控、执行器、缸沿结构、摄像头</w:t>
            </w:r>
          </w:p>
        </w:tc>
        <w:tc>
          <w:tcPr>
            <w:tcW w:w="2075" w:type="dxa"/>
          </w:tcPr>
          <w:p w14:paraId="700217D4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测量、决策、执行、图像采集</w:t>
            </w:r>
          </w:p>
        </w:tc>
        <w:tc>
          <w:tcPr>
            <w:tcW w:w="2075" w:type="dxa"/>
          </w:tcPr>
          <w:p w14:paraId="1B59216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不保存养护记录</w:t>
            </w:r>
          </w:p>
        </w:tc>
      </w:tr>
      <w:tr w14:paraId="187E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1C9AEF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软件</w:t>
            </w:r>
          </w:p>
        </w:tc>
        <w:tc>
          <w:tcPr>
            <w:tcW w:w="2075" w:type="dxa"/>
          </w:tcPr>
          <w:p w14:paraId="514A09D4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网页、计算机端、手机 App</w:t>
            </w:r>
          </w:p>
        </w:tc>
        <w:tc>
          <w:tcPr>
            <w:tcW w:w="2075" w:type="dxa"/>
          </w:tcPr>
          <w:p w14:paraId="2067EA87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监视、人工干预、记录、提醒、水型化显示</w:t>
            </w:r>
          </w:p>
        </w:tc>
        <w:tc>
          <w:tcPr>
            <w:tcW w:w="2075" w:type="dxa"/>
          </w:tcPr>
          <w:p w14:paraId="4D9CEEB8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不在云端进行每秒决策</w:t>
            </w:r>
          </w:p>
        </w:tc>
      </w:tr>
      <w:tr w14:paraId="2AB9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940A8EC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云端</w:t>
            </w:r>
          </w:p>
        </w:tc>
        <w:tc>
          <w:tcPr>
            <w:tcW w:w="2075" w:type="dxa"/>
          </w:tcPr>
          <w:p w14:paraId="209D515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加密消息服务</w:t>
            </w:r>
          </w:p>
        </w:tc>
        <w:tc>
          <w:tcPr>
            <w:tcW w:w="2075" w:type="dxa"/>
          </w:tcPr>
          <w:p w14:paraId="4E45FD6C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传递最近状态、照片与允许的命令</w:t>
            </w:r>
          </w:p>
        </w:tc>
        <w:tc>
          <w:tcPr>
            <w:tcW w:w="2075" w:type="dxa"/>
          </w:tcPr>
          <w:p w14:paraId="6E180660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不直接接通阀门或加热</w:t>
            </w:r>
          </w:p>
        </w:tc>
      </w:tr>
    </w:tbl>
    <w:p w14:paraId="2C10BD3D">
      <w:pPr>
        <w:spacing w:line="360" w:lineRule="auto"/>
        <w:rPr>
          <w:lang w:eastAsia="zh-CN"/>
        </w:rPr>
      </w:pPr>
    </w:p>
    <w:p w14:paraId="193894CB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3.2 硬件总体与供电原理</w:t>
      </w:r>
    </w:p>
    <w:p w14:paraId="2AB0FC1A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系统由两台独立设备组成：ESP32 主板（传感与控制）和 ESP32-CAM（视觉）。整机采用单路外部电源：220V 适配器输出 12V/3A，经 PG16 进入 200×120×75 mm 防水盒。盒内 LM2596S（≥3A，空载先调至 5.0V）产生 5V 母线，ESP32 板载 LDO 仅提供短距 3.3V。加热棒与水族灯使用自备电源，只经继电器触点切换，不并入 12V 轨。</w:t>
      </w:r>
    </w:p>
    <w:p w14:paraId="1A505D55">
      <w:pPr>
        <w:spacing w:line="360" w:lineRule="auto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9995" cy="2084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8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C19D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图3-1  整机单电源三轨原理</w:t>
      </w:r>
    </w:p>
    <w:p w14:paraId="1858F1B7">
      <w:pPr>
        <w:spacing w:before="60" w:after="120" w:line="360" w:lineRule="auto"/>
        <w:jc w:val="center"/>
      </w:pPr>
      <w:r>
        <w:rPr>
          <w:rFonts w:ascii="Times New Roman" w:hAnsi="Times New Roman" w:eastAsia="宋体" w:cs="Times New Roman"/>
          <w:sz w:val="21"/>
        </w:rPr>
        <w:t>表3-2  三电压轨分配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DA7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73DBC18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电压轨</w:t>
            </w:r>
          </w:p>
        </w:tc>
        <w:tc>
          <w:tcPr>
            <w:tcW w:w="2767" w:type="dxa"/>
          </w:tcPr>
          <w:p w14:paraId="0665AA8E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来源</w:t>
            </w:r>
          </w:p>
        </w:tc>
        <w:tc>
          <w:tcPr>
            <w:tcW w:w="2767" w:type="dxa"/>
          </w:tcPr>
          <w:p w14:paraId="054CC828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负载</w:t>
            </w:r>
          </w:p>
        </w:tc>
      </w:tr>
      <w:tr w14:paraId="7A83D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64F0641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12V</w:t>
            </w:r>
          </w:p>
        </w:tc>
        <w:tc>
          <w:tcPr>
            <w:tcW w:w="2767" w:type="dxa"/>
          </w:tcPr>
          <w:p w14:paraId="60AFCAF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适配器经 PG16</w:t>
            </w:r>
          </w:p>
        </w:tc>
        <w:tc>
          <w:tcPr>
            <w:tcW w:w="2767" w:type="dxa"/>
          </w:tcPr>
          <w:p w14:paraId="530B7B3E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泵、喂食、CO₂阀、TDS/pH 从机</w:t>
            </w:r>
          </w:p>
        </w:tc>
      </w:tr>
      <w:tr w14:paraId="633B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E89E5D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5V</w:t>
            </w:r>
          </w:p>
        </w:tc>
        <w:tc>
          <w:tcPr>
            <w:tcW w:w="2767" w:type="dxa"/>
          </w:tcPr>
          <w:p w14:paraId="7B446FD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LM2596S</w:t>
            </w:r>
          </w:p>
        </w:tc>
        <w:tc>
          <w:tcPr>
            <w:tcW w:w="2767" w:type="dxa"/>
          </w:tcPr>
          <w:p w14:paraId="0B84083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ESP32、SR04、TF、USB-A 供 CAM</w:t>
            </w:r>
          </w:p>
        </w:tc>
      </w:tr>
      <w:tr w14:paraId="5E4B4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D70886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3.3V</w:t>
            </w:r>
          </w:p>
        </w:tc>
        <w:tc>
          <w:tcPr>
            <w:tcW w:w="2767" w:type="dxa"/>
          </w:tcPr>
          <w:p w14:paraId="312CC1F0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板载 LDO</w:t>
            </w:r>
          </w:p>
        </w:tc>
        <w:tc>
          <w:tcPr>
            <w:tcW w:w="2767" w:type="dxa"/>
          </w:tcPr>
          <w:p w14:paraId="1D18DFB8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上拉与逻辑，禁止外带大电流</w:t>
            </w:r>
          </w:p>
        </w:tc>
      </w:tr>
      <w:tr w14:paraId="27B3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9D29A4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自备</w:t>
            </w:r>
          </w:p>
        </w:tc>
        <w:tc>
          <w:tcPr>
            <w:tcW w:w="2767" w:type="dxa"/>
          </w:tcPr>
          <w:p w14:paraId="6F74830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负载电源</w:t>
            </w:r>
          </w:p>
        </w:tc>
        <w:tc>
          <w:tcPr>
            <w:tcW w:w="2767" w:type="dxa"/>
          </w:tcPr>
          <w:p w14:paraId="63D2C3EF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220V 加热只切相线；灯走 DC 触点</w:t>
            </w:r>
          </w:p>
        </w:tc>
      </w:tr>
    </w:tbl>
    <w:p w14:paraId="2DCF996E">
      <w:pPr>
        <w:spacing w:line="360" w:lineRule="auto"/>
        <w:rPr>
          <w:lang w:eastAsia="zh-CN"/>
        </w:rPr>
      </w:pPr>
    </w:p>
    <w:p w14:paraId="2FADEB71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9995" cy="34016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B3BA">
      <w:pPr>
        <w:spacing w:before="60" w:after="120" w:line="360" w:lineRule="auto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图3-2  防水盒内部分区（强弱电分离）</w:t>
      </w:r>
      <w:r>
        <w:rPr>
          <w:rFonts w:hint="eastAsia" w:ascii="Times New Roman" w:hAnsi="Times New Roman" w:eastAsia="宋体" w:cs="Times New Roman"/>
          <w:sz w:val="21"/>
          <w:lang w:eastAsia="zh-CN"/>
        </w:rPr>
      </w:r>
      <w:r>
        <w:rPr>
          <w:rFonts w:ascii="Times New Roman" w:hAnsi="Times New Roman" w:eastAsia="宋体" w:cs="Times New Roman"/>
          <w:sz w:val="21"/>
          <w:lang w:eastAsia="zh-CN"/>
        </w:rPr>
      </w:r>
    </w:p>
    <w:p w14:paraId="12C7A16F">
      <w:pPr>
        <w:spacing w:line="360" w:lineRule="auto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0" distR="0">
            <wp:extent cx="3938270" cy="5247640"/>
            <wp:effectExtent l="0" t="6985" r="0" b="0"/>
            <wp:docPr id="3718594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9457" name="图片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57848" cy="527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E5F0">
      <w:pPr>
        <w:spacing w:line="360" w:lineRule="auto" w:before="60" w:after="120"/>
        <w:jc w:val="center"/>
        <w:rPr>
          <w:rFonts w:hint="eastAsia" w:ascii="宋体" w:hAnsi="宋体"/>
          <w:bCs/>
          <w:lang w:eastAsia="zh-CN"/>
        </w:rPr>
      </w:pPr>
      <w:r>
        <w:rPr>
          <w:rFonts w:ascii="Times New Roman" w:hAnsi="Times New Roman" w:eastAsia="宋体" w:cs="Times New Roman"/>
          <w:bCs/>
          <w:sz w:val="21"/>
          <w:lang w:eastAsia="zh-CN"/>
        </w:rPr>
        <w:t>图3-3  主板与 485、继电器、MOS 接线实物</w:t>
      </w:r>
      <w:r>
        <w:rPr>
          <w:rFonts w:hint="eastAsia" w:ascii="Times New Roman" w:hAnsi="Times New Roman" w:eastAsia="宋体" w:cs="Times New Roman"/>
          <w:bCs/>
          <w:sz w:val="21"/>
          <w:lang w:eastAsia="zh-CN"/>
        </w:rPr>
      </w:r>
      <w:r>
        <w:rPr>
          <w:rFonts w:ascii="Times New Roman" w:hAnsi="Times New Roman" w:eastAsia="宋体" w:cs="Times New Roman"/>
          <w:bCs/>
          <w:sz w:val="21"/>
          <w:lang w:eastAsia="zh-CN"/>
        </w:rPr>
      </w:r>
    </w:p>
    <w:p w14:paraId="6C592384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3.3 传感原理与电路</w:t>
      </w:r>
    </w:p>
    <w:p w14:paraId="32B47E8F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本地三类传感器点对点接入：DS18B20 为漏极开路单总线，DATA 必须经 4.7k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上拉到 3.3V；HC-SR04 的 ECHO 为 5V，经 1k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与 2k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分压后接入 GPIO26，节点电压约 3.3V；BH1750 走硬件 I2C，ADO 悬空时地址 0x23。水位按空/满两点标定，超声探头垂直朝下并避开约 2cm 盲区。</w:t>
      </w:r>
    </w:p>
    <w:p w14:paraId="1C147C07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9360" cy="45637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rcRect t="16400" b="47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649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F687">
      <w:pPr>
        <w:spacing w:before="60" w:after="120" w:line="360" w:lineRule="auto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图3-4  本地传感器阻容接法</w:t>
      </w:r>
    </w:p>
    <w:p w14:paraId="58E6DFA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TDS 与 pH/ORP 挂在同一条 RS485 差分总线上，主站 UART1（TX17/RX16/DE4），9600 8N1、功能码 03。TDS 固定地址 2，寄存器 0/2 乘 0.01 得 ppm，其 NTC 探头必须接入，否则会按极低温补偿导致读数虚高约 3 倍。</w:t>
      </w:r>
      <w:r>
        <w:rPr>
          <w:rFonts w:ascii="Times New Roman" w:hAnsi="Times New Roman" w:eastAsia="宋体" w:cs="Times New Roman"/>
          <w:sz w:val="24"/>
          <w:lang w:eastAsia="zh-CN"/>
        </w:rPr>
        <w:t>pH 变送器固定地址 3，寄存器 1 为 pH（×0.01），寄存器 9 为 ORP（×0.1 mV）。两从机独立供电，A/B 不得反接，也不得从总线取电；485 适配器 GND 必须与主板共地。</w:t>
      </w:r>
    </w:p>
    <w:p w14:paraId="7F5F6EAA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3.4 执行器原理</w:t>
      </w:r>
    </w:p>
    <w:p w14:paraId="0B257A9A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四路继电器为低电平触发：固件上电先把控制脚拉高，触点保持断开。功率回路一律为“电源正极进 COM、NO 出到负载正极、负载负极回电源负极”，与控制侧 5V 隔离。补水泵占用 GPIO5（strapping），必须另加 10k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上拉到 3.3V，防止上电误吸合。CO₂ 电磁阀由 GPIO33 驱动 MOS 低边开关，阀负极接模块 OUT−，并建议在感性负载两端加续流二极管。喂食为定时脉冲（默认约 800 ms），对应转盘机构转过一格，而不是持续通电。</w:t>
      </w:r>
    </w:p>
    <w:p w14:paraId="556AA05A">
      <w:pPr>
        <w:spacing w:before="60" w:after="120" w:line="360" w:lineRule="auto"/>
        <w:jc w:val="center"/>
        <w:rPr>
          <w:sz w:val="21"/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4718088" cy="5400000"/>
            <wp:effectExtent l="0" t="0" r="889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rcRect b="5078"/>
                    <a:stretch>
                      <a:fillRect/>
                    </a:stretch>
                  </pic:blipFill>
                  <pic:spPr>
                    <a:xfrm>
                      <a:off x="0" y="0"/>
                      <a:ext cx="4718088" cy="540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9B01B">
      <w:pPr>
        <w:spacing w:before="60" w:after="120" w:line="360" w:lineRule="auto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图3-5  继电器触点与 CO₂ 低边开关</w:t>
      </w:r>
    </w:p>
    <w:p w14:paraId="5055F1D2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3.5 结构装备（3D 打印件）</w:t>
      </w:r>
    </w:p>
    <w:p w14:paraId="0C2AE26E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电子模块装入防水盒，探头与摄像头用 3D 打印件固定在缸沿，经 PG12 出线。探头支架为倒 L 加整体 H 夹：上横板高于缸沿，下横板伸入水中导向，四孔分别对应水温、TDS、pH 与 pH 温补。超声支架把 HC-SR04 吊在横板下方，声波垂直向下。喂食器为 8 格水平转盘加低速直流电机，一次继电器脉冲对应一格落料。摄像头、光照模块与密封件另有独立外壳与挂架。</w:t>
      </w:r>
    </w:p>
    <w:p w14:paraId="68B21D61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9360" cy="5212080"/>
            <wp:effectExtent l="0" t="0" r="889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rcRect b="121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122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4F256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图3-6  三类关键结构件尺寸原理</w:t>
      </w:r>
    </w:p>
    <w:p w14:paraId="47026B7C">
      <w:pPr>
        <w:spacing w:line="360" w:lineRule="auto"/>
        <w:jc w:val="center"/>
        <w:rPr>
          <w:rFonts w:hint="eastAsia"/>
          <w:lang w:eastAsia="zh-CN"/>
        </w:rPr>
      </w:pPr>
    </w:p>
    <w:p w14:paraId="141DF5E5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3.6 云边协同</w:t>
      </w:r>
    </w:p>
    <w:p w14:paraId="5C6F1BFF">
      <w:pPr>
        <w:spacing w:after="0" w:line="360" w:lineRule="auto"/>
        <w:ind w:firstLine="420"/>
        <w:rPr>
          <w:del w:id="0" w:author="Brig" w:date="2026-10-08T12:11:26Z"/>
          <w:lang w:eastAsia="zh-CN"/>
        </w:rPr>
      </w:pPr>
      <w:del w:id="1" w:author="Brig" w:date="2026-10-08T12:11:26Z">
        <w:r>
          <w:rPr>
            <w:lang w:eastAsia="zh-CN"/>
          </w:rPr>
          <w:delText>第1章要求现场可以即时操作，离场后仍能获知鱼缸状态，网络中断时又不得失去约束。因此现场与云端必须分工，而不能将决策转移到云端。</w:delText>
        </w:r>
      </w:del>
    </w:p>
    <w:p w14:paraId="2D91DC4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用户处于同一无线网络时，手机与计算机直接连接主控。页面约每秒更新，人工干预立即生效。此时可以不经过云端。</w:t>
      </w:r>
    </w:p>
    <w:p w14:paraId="4FBB828D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用户离场后，主控约每 30 秒将水温、酸碱度、溶解性固体、水位、光照及各路开关状态发至云端，并保留最近一帧。照明、加热、补水、投喂或气阀发生变化时，再立即补发一条事件。摄像头将最近一张照片单独上传，供手机查看。</w:t>
      </w:r>
    </w:p>
    <w:p w14:paraId="634433F9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15730" cy="54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rcRect t="8109" b="4521"/>
                    <a:stretch>
                      <a:fillRect/>
                    </a:stretch>
                  </pic:blipFill>
                  <pic:spPr>
                    <a:xfrm>
                      <a:off x="0" y="0"/>
                      <a:ext cx="5015730" cy="540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5626">
      <w:pPr>
        <w:spacing w:line="360" w:lineRule="auto" w:before="60" w:after="120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图3-7  云边协同流程</w:t>
      </w:r>
    </w:p>
    <w:p w14:paraId="463C1CB8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3.7 现场软件与上述流程的配合</w:t>
      </w:r>
    </w:p>
    <w:p w14:paraId="0B26A6D9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固件在现场按固定节拍工作：先确认主控未失去响应，再依次读取水质总线、水温、光照与水位，随后完成一次控制决策，最后将结果送至网页，并按周期送至云端。网页在编译时嵌入固件，主控上电即可打开，无需另行部署服务器。历史数据默认写入主控内部存储；插入存储卡后，约每 5 分钟再记录一次较密数据，供 24 小时与 7 天曲线查询。</w:t>
      </w:r>
    </w:p>
    <w:p w14:paraId="5568CE9C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8725" cy="257429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rcRect b="87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48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AD269">
      <w:pPr>
        <w:spacing w:line="360" w:lineRule="auto" w:before="60" w:after="120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图3-8  软件分层</w:t>
      </w:r>
    </w:p>
    <w:p w14:paraId="1EDBD69A">
      <w:pPr>
        <w:spacing w:before="60" w:after="120" w:line="360" w:lineRule="auto"/>
        <w:jc w:val="center"/>
        <w:rPr>
          <w:sz w:val="21"/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7455" cy="12585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rcRect b="174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595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FE9A">
      <w:pPr>
        <w:spacing w:before="60" w:after="120" w:line="360" w:lineRule="auto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</w:rPr>
        <w:t>图3-9  固件主循环</w:t>
      </w:r>
    </w:p>
    <w:p w14:paraId="764E3F18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3.8 人机界面</w:t>
      </w:r>
      <w:del w:id="2" w:author="Brig" w:date="2026-10-08T12:17:54Z">
        <w:r>
          <w:rPr>
            <w:rFonts w:eastAsia="黑体"/>
            <w:b/>
            <w:lang w:eastAsia="zh-CN"/>
          </w:rPr>
          <w:delText>（截图预留）</w:delText>
        </w:r>
      </w:del>
    </w:p>
    <w:p w14:paraId="32D7842A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网页提供实时指标、手动或自动切换、变送器参数与历史曲线。计算机端适于长时间观察曲线并导出数据。手机分为概览、日志、计划与鱼缸四页，另设独立对话页承担水质说明与图像识别，并把识别结果回填到生物清单。告警按阈值去抖、冷却时间与免打扰时段组织，避免同一异常反复提醒；建议以该缸基线为参照生成，可在写入计划前暂停或修改。Android 与鸿蒙共用该界面，避免为两个平台重复实现业务逻辑。</w:t>
      </w:r>
      <w:del w:id="3" w:author="Brig" w:date="2026-10-08T12:18:04Z">
        <w:r>
          <w:rPr>
            <w:lang w:eastAsia="zh-CN"/>
          </w:rPr>
          <w:delText>下文先给出组成关系，界面位置留空，便于随后插入实际截图。</w:delText>
        </w:r>
      </w:del>
    </w:p>
    <w:p w14:paraId="2305C2AA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4141043" cy="540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1043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6402">
      <w:pPr>
        <w:spacing w:line="360" w:lineRule="auto" w:before="60" w:after="120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图3-10  App 组成框架</w:t>
      </w:r>
      <w:r>
        <w:rPr>
          <w:rFonts w:hint="eastAsia" w:ascii="Times New Roman" w:hAnsi="Times New Roman" w:eastAsia="宋体" w:cs="Times New Roman"/>
          <w:sz w:val="21"/>
          <w:lang w:eastAsia="zh-CN"/>
        </w:rPr>
      </w:r>
      <w:r>
        <w:rPr>
          <w:rFonts w:ascii="Times New Roman" w:hAnsi="Times New Roman" w:eastAsia="宋体" w:cs="Times New Roman"/>
          <w:sz w:val="21"/>
          <w:lang w:eastAsia="zh-CN"/>
        </w:rPr>
      </w:r>
      <w:r>
        <w:rPr>
          <w:rFonts w:ascii="Times New Roman" w:hAnsi="Times New Roman" w:eastAsia="宋体" w:cs="Times New Roman"/>
          <w:sz w:val="21"/>
          <w:lang w:eastAsia="zh-CN"/>
        </w:rPr>
      </w:r>
    </w:p>
    <w:p w14:paraId="33E69CE7">
      <w:pPr>
        <w:spacing w:line="360" w:lineRule="auto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4908547" cy="5400000"/>
            <wp:effectExtent l="0" t="0" r="0" b="0"/>
            <wp:docPr id="371859458" name="Picture 371859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9458" name="Picture 371859458"/>
                    <pic:cNvPicPr>
                      <a:picLocks noChangeAspect="1"/>
                    </pic:cNvPicPr>
                  </pic:nvPicPr>
                  <pic:blipFill>
                    <a:blip r:embed="rId24"/>
                    <a:srcRect t="3777"/>
                    <a:stretch>
                      <a:fillRect/>
                    </a:stretch>
                  </pic:blipFill>
                  <pic:spPr>
                    <a:xfrm>
                      <a:off x="0" y="0"/>
                      <a:ext cx="4908547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A3DB">
      <w:pPr>
        <w:spacing w:line="360" w:lineRule="auto" w:before="60" w:after="120"/>
        <w:jc w:val="center"/>
        <w:rPr>
          <w:rFonts w:hint="eastAsia"/>
          <w:szCs w:val="24"/>
          <w:lang w:eastAsia="zh-CN"/>
        </w:rPr>
      </w:pPr>
      <w:r>
        <w:rPr>
          <w:rFonts w:ascii="Times New Roman" w:hAnsi="Times New Roman" w:eastAsia="宋体" w:cs="Times New Roman"/>
          <w:bCs/>
          <w:sz w:val="21"/>
          <w:szCs w:val="24"/>
          <w:lang w:eastAsia="zh-CN"/>
        </w:rPr>
        <w:t>图3-11  App 概览</w:t>
      </w:r>
      <w:r>
        <w:rPr>
          <w:rFonts w:hint="eastAsia" w:ascii="Times New Roman" w:hAnsi="Times New Roman" w:eastAsia="宋体" w:cs="Times New Roman"/>
          <w:bCs/>
          <w:sz w:val="21"/>
          <w:szCs w:val="24"/>
          <w:lang w:eastAsia="zh-CN"/>
        </w:rPr>
      </w:r>
      <w:r>
        <w:rPr>
          <w:rFonts w:ascii="Times New Roman" w:hAnsi="Times New Roman" w:eastAsia="宋体" w:cs="Times New Roman"/>
          <w:bCs/>
          <w:sz w:val="21"/>
          <w:szCs w:val="24"/>
          <w:lang w:eastAsia="zh-CN"/>
        </w:rPr>
      </w:r>
    </w:p>
    <w:p>
      <w:pPr>
        <w:spacing w:line="360" w:lineRule="auto" w:before="60" w:after="60"/>
        <w:jc w:val="left"/>
      </w:pPr>
      <w:r>
        <w:rPr>
          <w:rFonts w:ascii="Times New Roman" w:hAnsi="Times New Roman" w:eastAsia="黑体" w:cs="Times New Roman"/>
          <w:b/>
          <w:sz w:val="24"/>
        </w:rPr>
        <w:t>3.9 人工智能模块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t>智能化能力中的建议层由接入云端的大模型服务承担。本作品不在现场部署模型，而是采用兼容 OpenAI 协议的服务接口，可按需切换通义、DeepSeek、Kimi 等不同服务，由用户自行填写接口地址、模型名与密钥。密钥仅保存在本机，不写入固件，也不上传至现场设备。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t>该模块的设计原则是「模型只解释，不控制」。大模型获得的数据限于三部分：指定时间窗内的曲线统计、当前执行器状态与水型设置；身份信息与网络参数不进入提示词。模块不解析主控协议，不订阅控制主题，因而在结构上无法向执行器下发指令。</w:t>
      </w:r>
    </w:p>
    <w:p>
      <w:pPr>
        <w:spacing w:line="360" w:lineRule="auto" w:before="60" w:after="40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xmlns:a="http://schemas.openxmlformats.org/drawingml/2006/main" xmlns:pic="http://schemas.openxmlformats.org/drawingml/2006/picture">
            <wp:extent cx="5040000" cy="2864842"/>
            <wp:docPr id="371859461" name="Picture 371859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ule_ar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4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sz w:val="21"/>
        </w:rPr>
        <w:t>图3-12  人工智能模块的接入边界与三条输出通路</w:t>
      </w:r>
    </w:p>
    <w:p>
      <w:pPr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sz w:val="21"/>
        </w:rPr>
        <w:t>表3-3  人工智能模块的三项能力及其边界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能力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输入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输出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技术方式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边界</w:t>
            </w:r>
          </w:p>
        </w:tc>
      </w:tr>
      <w:tr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水质说明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曲线统计、当前读数、水型、执行器状态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自然语言解释与下一步提示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大模型，OpenAI 兼容协议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只读，不产生指令</w:t>
            </w:r>
          </w:p>
        </w:tc>
      </w:tr>
      <w:tr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生物识别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摄像头抓拍或实时帧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物种与数量候选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视觉模型 + 人工修正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结果需确认后入清单</w:t>
            </w:r>
          </w:p>
        </w:tc>
      </w:tr>
      <w:tr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养护建议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趋势、组合规则、季节与缸体档案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换水、换料、检查建议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规则与模型共同生成</w:t>
            </w:r>
          </w:p>
        </w:tc>
        <w:tc>
          <w:tcPr>
            <w:tcW w:type="dxa" w:w="1661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确认后才写入计划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t>三项能力的处理方式各不相同。水质说明把曲线统计与当前读值组织成上下文，回答「现在这个数意味着什么、该先做什么」，并在回答中标注所依据的时间窗。生物识别接收摄像头抓拍图像，输出物种与数量候选，用户在清单页逐项确认或修改后才计入生物档案，识别错误不会静默留存。养护建议由规则与模型共同产生：规则先从趋势中筛出候选条件，例如溶解性固体连续单向上升、昼夜酸碱度差偏大、加热棒单次运行时长接近上限，模型再把这些条件连同当前档案转成具体可执行的建议，并附触发依据。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t>这一设计回应了水族养护中的一个现实问题：多数用户能看懂数字，但不确定数字异常时应先换水、换料还是停用某件设备。模型在此承担的是解释与排序，而非替代阈值判断。由于建议均以本缸真实数据为依据，其可用性也随数据积累提升——运行时间越长，基线与趋势判断越贴近该缸实际状况。</w:t>
      </w:r>
    </w:p>
    <w:p w14:paraId="3323F25C">
      <w:pPr>
        <w:spacing w:before="120" w:after="12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8"/>
          <w:lang w:eastAsia="zh-CN"/>
        </w:rPr>
        <w:t>4. 技术效果实现</w:t>
      </w:r>
    </w:p>
    <w:p w14:paraId="0515792F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4.1 测试环境与方法</w:t>
      </w:r>
    </w:p>
    <w:p w14:paraId="23D6B7AC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测试在实验室的无线网络中进行，使用主控、摄像头、TDS 与酸碱度变送器，以及部分真实负载。</w:t>
      </w:r>
    </w:p>
    <w:p w14:paraId="7F5112C7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表4-1  关键功能测试结果摘要</w:t>
      </w:r>
      <w:del w:id="4" w:author="Brig" w:date="2026-10-08T13:14:46Z">
        <w:r>
          <w:rPr>
            <w:sz w:val="21"/>
            <w:lang w:eastAsia="zh-CN"/>
          </w:rPr>
          <w:delText>（*无探头时仅验证通信）</w:delText>
        </w:r>
      </w:del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tblGridChange w:id="5">
          <w:tblGrid>
            <w:gridCol w:w="2075"/>
            <w:gridCol w:w="2075"/>
            <w:gridCol w:w="2075"/>
            <w:gridCol w:w="2075"/>
          </w:tblGrid>
        </w:tblGridChange>
      </w:tblGrid>
      <w:tr w14:paraId="3363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44A5F91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用例</w:t>
            </w:r>
          </w:p>
        </w:tc>
        <w:tc>
          <w:tcPr>
            <w:tcW w:w="2075" w:type="dxa"/>
          </w:tcPr>
          <w:p w14:paraId="14412082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操作</w:t>
            </w:r>
          </w:p>
        </w:tc>
        <w:tc>
          <w:tcPr>
            <w:tcW w:w="2075" w:type="dxa"/>
          </w:tcPr>
          <w:p w14:paraId="2188E51C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期望</w:t>
            </w:r>
          </w:p>
        </w:tc>
        <w:tc>
          <w:tcPr>
            <w:tcW w:w="2075" w:type="dxa"/>
          </w:tcPr>
          <w:p w14:paraId="1BCA1A66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结果</w:t>
            </w:r>
          </w:p>
        </w:tc>
      </w:tr>
      <w:tr w14:paraId="2B41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7D391B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上电安全</w:t>
            </w:r>
          </w:p>
        </w:tc>
        <w:tc>
          <w:tcPr>
            <w:tcW w:w="2075" w:type="dxa"/>
          </w:tcPr>
          <w:p w14:paraId="5A8B06F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上电观察执行器</w:t>
            </w:r>
          </w:p>
        </w:tc>
        <w:tc>
          <w:tcPr>
            <w:tcW w:w="2075" w:type="dxa"/>
          </w:tcPr>
          <w:p w14:paraId="2297A6AC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默认全断</w:t>
            </w:r>
          </w:p>
        </w:tc>
        <w:tc>
          <w:tcPr>
            <w:tcW w:w="2075" w:type="dxa"/>
          </w:tcPr>
          <w:p w14:paraId="2EE1E60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 w14:paraId="68A6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6" w:author="Brig" w:date="2026-10-08T13:14:39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486" w:hRule="atLeast"/>
          <w:jc w:val="center"/>
          <w:trPrChange w:id="6" w:author="Brig" w:date="2026-10-08T13:14:39Z">
            <w:trPr>
              <w:jc w:val="center"/>
            </w:trPr>
          </w:trPrChange>
        </w:trPr>
        <w:tc>
          <w:tcPr>
            <w:tcW w:w="2075" w:type="dxa"/>
            <w:tcPrChange w:id="7" w:author="Brig" w:date="2026-10-08T13:14:39Z">
              <w:tcPr>
                <w:tcW w:w="2075" w:type="dxa"/>
              </w:tcPr>
            </w:tcPrChange>
          </w:tcPr>
          <w:p w14:paraId="1091092E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WiFi 配网</w:t>
            </w:r>
          </w:p>
        </w:tc>
        <w:tc>
          <w:tcPr>
            <w:tcW w:w="2075" w:type="dxa"/>
            <w:tcPrChange w:id="8" w:author="Brig" w:date="2026-10-08T13:14:39Z">
              <w:tcPr>
                <w:tcW w:w="2075" w:type="dxa"/>
              </w:tcPr>
            </w:tcPrChange>
          </w:tcPr>
          <w:p w14:paraId="2719F4B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AP 门户保存凭据</w:t>
            </w:r>
          </w:p>
        </w:tc>
        <w:tc>
          <w:tcPr>
            <w:tcW w:w="2075" w:type="dxa"/>
            <w:tcPrChange w:id="9" w:author="Brig" w:date="2026-10-08T13:14:39Z">
              <w:tcPr>
                <w:tcW w:w="2075" w:type="dxa"/>
              </w:tcPr>
            </w:tcPrChange>
          </w:tcPr>
          <w:p w14:paraId="29CDE381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重启后入网</w:t>
            </w:r>
          </w:p>
        </w:tc>
        <w:tc>
          <w:tcPr>
            <w:tcW w:w="2075" w:type="dxa"/>
            <w:tcPrChange w:id="10" w:author="Brig" w:date="2026-10-08T13:14:39Z">
              <w:tcPr>
                <w:tcW w:w="2075" w:type="dxa"/>
              </w:tcPr>
            </w:tcPrChange>
          </w:tcPr>
          <w:p w14:paraId="5A9D893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 w14:paraId="6F913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3B85CC0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mDNS 唯一</w:t>
            </w:r>
          </w:p>
        </w:tc>
        <w:tc>
          <w:tcPr>
            <w:tcW w:w="2075" w:type="dxa"/>
          </w:tcPr>
          <w:p w14:paraId="62CB0B10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两台主控同网</w:t>
            </w:r>
          </w:p>
        </w:tc>
        <w:tc>
          <w:tcPr>
            <w:tcW w:w="2075" w:type="dxa"/>
          </w:tcPr>
          <w:p w14:paraId="2274526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不同主机名</w:t>
            </w:r>
          </w:p>
        </w:tc>
        <w:tc>
          <w:tcPr>
            <w:tcW w:w="2075" w:type="dxa"/>
          </w:tcPr>
          <w:p w14:paraId="638B3C3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 w14:paraId="0779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1BCA26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TDS 读取</w:t>
            </w:r>
          </w:p>
        </w:tc>
        <w:tc>
          <w:tcPr>
            <w:tcW w:w="2075" w:type="dxa"/>
          </w:tcPr>
          <w:p w14:paraId="2CAEBF74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地址正确接入</w:t>
            </w:r>
          </w:p>
        </w:tc>
        <w:tc>
          <w:tcPr>
            <w:tcW w:w="2075" w:type="dxa"/>
          </w:tcPr>
          <w:p w14:paraId="46F398E9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无持续离线</w:t>
            </w:r>
          </w:p>
        </w:tc>
        <w:tc>
          <w:tcPr>
            <w:tcW w:w="2075" w:type="dxa"/>
          </w:tcPr>
          <w:p w14:paraId="0A3DFF56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 w14:paraId="4A85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EDF0E14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pH 通信</w:t>
            </w:r>
          </w:p>
        </w:tc>
        <w:tc>
          <w:tcPr>
            <w:tcW w:w="2075" w:type="dxa"/>
          </w:tcPr>
          <w:p w14:paraId="5E2BF1B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无探头仅变送器</w:t>
            </w:r>
          </w:p>
        </w:tc>
        <w:tc>
          <w:tcPr>
            <w:tcW w:w="2075" w:type="dxa"/>
          </w:tcPr>
          <w:p w14:paraId="56E54BF4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Modbus 有应答</w:t>
            </w:r>
          </w:p>
        </w:tc>
        <w:tc>
          <w:tcPr>
            <w:tcW w:w="2075" w:type="dxa"/>
          </w:tcPr>
          <w:p w14:paraId="359FB23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通过*</w:t>
            </w:r>
          </w:p>
        </w:tc>
      </w:tr>
      <w:tr w14:paraId="7381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043D2A9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CO₂ 手动</w:t>
            </w:r>
          </w:p>
        </w:tc>
        <w:tc>
          <w:tcPr>
            <w:tcW w:w="2075" w:type="dxa"/>
          </w:tcPr>
          <w:p w14:paraId="14F54AB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Web 手动开关</w:t>
            </w:r>
          </w:p>
        </w:tc>
        <w:tc>
          <w:tcPr>
            <w:tcW w:w="2075" w:type="dxa"/>
          </w:tcPr>
          <w:p w14:paraId="2140974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阀体动作</w:t>
            </w:r>
          </w:p>
        </w:tc>
        <w:tc>
          <w:tcPr>
            <w:tcW w:w="2075" w:type="dxa"/>
          </w:tcPr>
          <w:p w14:paraId="45F8C3EE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 w14:paraId="6CA0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4001180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CAM 抓拍</w:t>
            </w:r>
          </w:p>
        </w:tc>
        <w:tc>
          <w:tcPr>
            <w:tcW w:w="2075" w:type="dxa"/>
          </w:tcPr>
          <w:p w14:paraId="51AC2933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GET /capture</w:t>
            </w:r>
          </w:p>
        </w:tc>
        <w:tc>
          <w:tcPr>
            <w:tcW w:w="2075" w:type="dxa"/>
          </w:tcPr>
          <w:p w14:paraId="54B5713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返回 JPEG</w:t>
            </w:r>
          </w:p>
        </w:tc>
        <w:tc>
          <w:tcPr>
            <w:tcW w:w="2075" w:type="dxa"/>
          </w:tcPr>
          <w:p w14:paraId="4FC5A6E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 w14:paraId="451B9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3F991F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TF(CAM)</w:t>
            </w:r>
          </w:p>
        </w:tc>
        <w:tc>
          <w:tcPr>
            <w:tcW w:w="2075" w:type="dxa"/>
          </w:tcPr>
          <w:p w14:paraId="7860E3C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板载卡槽</w:t>
            </w:r>
          </w:p>
        </w:tc>
        <w:tc>
          <w:tcPr>
            <w:tcW w:w="2075" w:type="dxa"/>
          </w:tcPr>
          <w:p w14:paraId="380F349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识别 SDHC</w:t>
            </w:r>
          </w:p>
        </w:tc>
        <w:tc>
          <w:tcPr>
            <w:tcW w:w="2075" w:type="dxa"/>
          </w:tcPr>
          <w:p w14:paraId="3A6162E4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</w:tbl>
    <w:p w14:paraId="4F667A82">
      <w:pPr>
        <w:spacing w:line="360" w:lineRule="auto"/>
      </w:pPr>
    </w:p>
    <w:p w14:paraId="2067EE7C">
      <w:pPr>
        <w:spacing w:before="60" w:after="120" w:line="360" w:lineRule="auto"/>
        <w:jc w:val="center"/>
        <w:rPr>
          <w:sz w:val="21"/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5039995" cy="3383915"/>
            <wp:effectExtent l="0" t="0" r="8255" b="6985"/>
            <wp:docPr id="371859459" name="Picture 37185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9459" name="Picture 37185945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15DA">
      <w:pPr>
        <w:spacing w:before="60" w:after="120" w:line="360" w:lineRule="auto"/>
        <w:jc w:val="center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 xml:space="preserve">图4-1  </w:t>
      </w:r>
      <w:del w:id="11" w:author="Brig" w:date="2026-10-08T13:40:41Z">
        <w:r>
          <w:rPr>
            <w:sz w:val="21"/>
            <w:lang w:eastAsia="zh-CN"/>
          </w:rPr>
          <w:delText>典型</w:delText>
        </w:r>
      </w:del>
      <w:r>
        <w:rPr>
          <w:rFonts w:ascii="Times New Roman" w:hAnsi="Times New Roman" w:eastAsia="宋体" w:cs="Times New Roman"/>
          <w:sz w:val="21"/>
          <w:lang w:eastAsia="zh-CN"/>
        </w:rPr>
        <w:t>运行遥测</w:t>
      </w:r>
      <w:ins w:id="12" w:author="Brig" w:date="2026-10-08T13:40:45Z">
        <w:r>
          <w:rPr>
            <w:rFonts w:hint="eastAsia"/>
            <w:sz w:val="21"/>
            <w:lang w:val="en-US" w:eastAsia="zh-CN"/>
          </w:rPr>
          <w:t>测试</w:t>
        </w:r>
      </w:ins>
      <w:r>
        <w:rPr>
          <w:rFonts w:ascii="Times New Roman" w:hAnsi="Times New Roman" w:eastAsia="宋体" w:cs="Times New Roman"/>
          <w:sz w:val="21"/>
          <w:lang w:eastAsia="zh-CN"/>
        </w:rPr>
        <w:t>曲线</w:t>
      </w:r>
      <w:del w:id="13" w:author="Brig" w:date="2026-10-08T13:40:47Z">
        <w:r>
          <w:rPr>
            <w:sz w:val="21"/>
            <w:lang w:eastAsia="zh-CN"/>
          </w:rPr>
          <w:delText>（</w:delText>
        </w:r>
      </w:del>
      <w:del w:id="14" w:author="Brig" w:date="2026-10-08T13:40:48Z">
        <w:r>
          <w:rPr>
            <w:sz w:val="21"/>
            <w:lang w:eastAsia="zh-CN"/>
          </w:rPr>
          <w:delText>示意）</w:delText>
        </w:r>
      </w:del>
      <w:ins w:id="15" w:author="Brig" w:date="2026-10-08T13:40:50Z">
        <w:r>
          <w:rPr>
            <w:rFonts w:hint="eastAsia"/>
            <w:sz w:val="21"/>
            <w:lang w:val="en-US" w:eastAsia="zh-CN"/>
          </w:rPr>
          <w:t>示意</w:t>
        </w:r>
      </w:ins>
    </w:p>
    <w:p w14:paraId="495B58AF">
      <w:pPr>
        <w:spacing w:line="360" w:lineRule="auto"/>
        <w:jc w:val="center"/>
        <w:rPr>
          <w:lang w:eastAsia="zh-CN"/>
        </w:rPr>
      </w:pPr>
    </w:p>
    <w:p w14:paraId="5065FA8E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4.2 产品级效果</w:t>
      </w:r>
    </w:p>
    <w:p w14:paraId="7349F04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效果按照</w:t>
      </w:r>
      <w:del w:id="16" w:author="Brig" w:date="2026-10-08T13:41:03Z">
        <w:r>
          <w:rPr>
            <w:lang w:eastAsia="zh-CN"/>
          </w:rPr>
          <w:delText>第1章的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需求衡量，即指标能否集中呈现、执行能否随水质变化、离场后能否获知状态、测值失效时能否停止，以及养护记录是否保留。</w:t>
      </w:r>
    </w:p>
    <w:p w14:paraId="7693B3B3">
      <w:pPr>
        <w:spacing w:before="60" w:after="120" w:line="360" w:lineRule="auto"/>
        <w:jc w:val="center"/>
      </w:pPr>
      <w:r>
        <w:rPr>
          <w:rFonts w:ascii="Times New Roman" w:hAnsi="Times New Roman" w:eastAsia="宋体" w:cs="Times New Roman"/>
          <w:sz w:val="21"/>
        </w:rPr>
        <w:t>表4-2  产品级效果指标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62BC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B61C70D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产品能力</w:t>
            </w:r>
          </w:p>
        </w:tc>
        <w:tc>
          <w:tcPr>
            <w:tcW w:w="2767" w:type="dxa"/>
          </w:tcPr>
          <w:p w14:paraId="111DFC4A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达到的程度</w:t>
            </w:r>
          </w:p>
        </w:tc>
        <w:tc>
          <w:tcPr>
            <w:tcW w:w="2767" w:type="dxa"/>
          </w:tcPr>
          <w:p w14:paraId="4664700F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对应的需求</w:t>
            </w:r>
          </w:p>
        </w:tc>
      </w:tr>
      <w:tr w14:paraId="47371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95A279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指标集中呈现</w:t>
            </w:r>
          </w:p>
        </w:tc>
        <w:tc>
          <w:tcPr>
            <w:tcW w:w="2767" w:type="dxa"/>
          </w:tcPr>
          <w:p w14:paraId="02AE40F3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水温、酸碱度、氧化还原电位、溶解性固体、水位与光照同时显示</w:t>
            </w:r>
          </w:p>
        </w:tc>
        <w:tc>
          <w:tcPr>
            <w:tcW w:w="2767" w:type="dxa"/>
          </w:tcPr>
          <w:p w14:paraId="71FE635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避免仪表分散</w:t>
            </w:r>
          </w:p>
        </w:tc>
      </w:tr>
      <w:tr w14:paraId="175A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63C33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五路执行</w:t>
            </w:r>
          </w:p>
        </w:tc>
        <w:tc>
          <w:tcPr>
            <w:tcW w:w="2767" w:type="dxa"/>
          </w:tcPr>
          <w:p w14:paraId="1644CFE1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照明、加热、补水、投喂、二氧化碳可手动或自动</w:t>
            </w:r>
          </w:p>
        </w:tc>
        <w:tc>
          <w:tcPr>
            <w:tcW w:w="2767" w:type="dxa"/>
          </w:tcPr>
          <w:p w14:paraId="68E7955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摆脱单纯定时控制</w:t>
            </w:r>
          </w:p>
        </w:tc>
      </w:tr>
      <w:tr w14:paraId="353EB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D1291F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现场决策</w:t>
            </w:r>
          </w:p>
        </w:tc>
        <w:tc>
          <w:tcPr>
            <w:tcW w:w="2767" w:type="dxa"/>
          </w:tcPr>
          <w:p w14:paraId="4C7652BF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约每 1 秒决策一次，不向云端请求</w:t>
            </w:r>
          </w:p>
        </w:tc>
        <w:tc>
          <w:tcPr>
            <w:tcW w:w="2767" w:type="dxa"/>
          </w:tcPr>
          <w:p w14:paraId="72515535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断网后仍按现场策略运行</w:t>
            </w:r>
          </w:p>
        </w:tc>
      </w:tr>
      <w:tr w14:paraId="31D92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28D6D5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现场监视</w:t>
            </w:r>
          </w:p>
        </w:tc>
        <w:tc>
          <w:tcPr>
            <w:tcW w:w="2767" w:type="dxa"/>
          </w:tcPr>
          <w:p w14:paraId="46A7CC23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网页约每秒刷新；计算机可观察曲线并导出</w:t>
            </w:r>
          </w:p>
        </w:tc>
        <w:tc>
          <w:tcPr>
            <w:tcW w:w="2767" w:type="dxa"/>
          </w:tcPr>
          <w:p w14:paraId="2E4F4364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在场时可即时操作</w:t>
            </w:r>
          </w:p>
        </w:tc>
      </w:tr>
      <w:tr w14:paraId="2CE9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2398CB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离场监视</w:t>
            </w:r>
          </w:p>
        </w:tc>
        <w:tc>
          <w:tcPr>
            <w:tcW w:w="2767" w:type="dxa"/>
          </w:tcPr>
          <w:p w14:paraId="24D83A86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约 30 秒更新一次，保留最近状态与一张照片</w:t>
            </w:r>
          </w:p>
        </w:tc>
        <w:tc>
          <w:tcPr>
            <w:tcW w:w="2767" w:type="dxa"/>
          </w:tcPr>
          <w:p w14:paraId="1649EBD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离场后仍可获知状态</w:t>
            </w:r>
          </w:p>
        </w:tc>
      </w:tr>
      <w:tr w14:paraId="6965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0A1FC7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失效保护</w:t>
            </w:r>
          </w:p>
        </w:tc>
        <w:tc>
          <w:tcPr>
            <w:tcW w:w="2767" w:type="dxa"/>
          </w:tcPr>
          <w:p w14:paraId="315FAE3C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水温、光照、水位超过 60 秒，或酸碱度超过 120 秒无新值，则停止该项自动</w:t>
            </w:r>
          </w:p>
        </w:tc>
        <w:tc>
          <w:tcPr>
            <w:tcW w:w="2767" w:type="dxa"/>
          </w:tcPr>
          <w:p w14:paraId="3EAC0C70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防止过期读数误控</w:t>
            </w:r>
          </w:p>
        </w:tc>
      </w:tr>
      <w:tr w14:paraId="5E0E1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832FA9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养护闭环</w:t>
            </w:r>
          </w:p>
        </w:tc>
        <w:tc>
          <w:tcPr>
            <w:tcW w:w="2767" w:type="dxa"/>
          </w:tcPr>
          <w:p w14:paraId="26C4D48B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日志、周期计划与告警规则可以保存</w:t>
            </w:r>
          </w:p>
        </w:tc>
        <w:tc>
          <w:tcPr>
            <w:tcW w:w="2767" w:type="dxa"/>
          </w:tcPr>
          <w:p w14:paraId="681A8FDE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换水与投喂可以追溯</w:t>
            </w:r>
          </w:p>
        </w:tc>
      </w:tr>
      <w:tr w14:paraId="4DBD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17CAB1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多缸与水型</w:t>
            </w:r>
          </w:p>
        </w:tc>
        <w:tc>
          <w:tcPr>
            <w:tcW w:w="2767" w:type="dxa"/>
          </w:tcPr>
          <w:p w14:paraId="51C7CA02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可以切换鱼缸；淡水显示溶解性固体，海水显示盐度</w:t>
            </w:r>
          </w:p>
        </w:tc>
        <w:tc>
          <w:tcPr>
            <w:tcW w:w="2767" w:type="dxa"/>
          </w:tcPr>
          <w:p w14:paraId="789D832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避免两种水体误读</w:t>
            </w:r>
          </w:p>
        </w:tc>
      </w:tr>
      <w:tr w14:paraId="04E1A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B90BB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终端覆盖</w:t>
            </w:r>
          </w:p>
        </w:tc>
        <w:tc>
          <w:tcPr>
            <w:tcW w:w="2767" w:type="dxa"/>
          </w:tcPr>
          <w:p w14:paraId="32045F93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手机覆盖 Android 与鸿蒙，并提供网页与计算机端</w:t>
            </w:r>
          </w:p>
        </w:tc>
        <w:tc>
          <w:tcPr>
            <w:tcW w:w="2767" w:type="dxa"/>
          </w:tcPr>
          <w:p w14:paraId="6CD3654A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同一份数据，多种入口</w:t>
            </w:r>
          </w:p>
        </w:tc>
      </w:tr>
    </w:tbl>
    <w:p w14:paraId="60EBD205">
      <w:pPr>
        <w:spacing w:line="360" w:lineRule="auto"/>
        <w:rPr>
          <w:lang w:eastAsia="zh-CN"/>
        </w:rPr>
      </w:pPr>
    </w:p>
    <w:p>
      <w:pPr>
        <w:spacing w:line="360" w:lineRule="auto" w:before="60" w:after="60"/>
        <w:jc w:val="left"/>
      </w:pPr>
      <w:r>
        <w:rPr>
          <w:rFonts w:ascii="Times New Roman" w:hAnsi="Times New Roman" w:eastAsia="黑体" w:cs="Times New Roman"/>
          <w:b/>
          <w:sz w:val="24"/>
        </w:rPr>
        <w:t>4.3 智能化能力的验证</w:t>
      </w:r>
    </w:p>
    <w:p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t>智能化效果不宜只以界面是否可用衡量，因此按第2章的四层设计逐层验证，重点确认判据来源是否可追溯、模型输出是否越界、以及失效后是否仍受约束。</w:t>
      </w:r>
    </w:p>
    <w:p>
      <w:pPr>
        <w:spacing w:line="360" w:lineRule="auto" w:before="60" w:after="120"/>
        <w:jc w:val="center"/>
      </w:pPr>
      <w:r>
        <w:rPr>
          <w:rFonts w:ascii="Times New Roman" w:hAnsi="Times New Roman" w:eastAsia="宋体" w:cs="Times New Roman"/>
          <w:sz w:val="21"/>
        </w:rPr>
        <w:t>表4-3  智能化能力的验证方式与结果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智能化能力</w:t>
            </w:r>
          </w:p>
        </w:tc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验证方式</w:t>
            </w:r>
          </w:p>
        </w:tc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观测结果</w:t>
            </w:r>
          </w:p>
        </w:tc>
      </w:tr>
      <w:tr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基线漂移适应</w:t>
            </w:r>
          </w:p>
        </w:tc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同一缸改变水型后观察判据</w:t>
            </w:r>
          </w:p>
        </w:tc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基线随近 7 天数据更新，判读随之调整，未沿用旧阈值</w:t>
            </w:r>
          </w:p>
        </w:tc>
      </w:tr>
      <w:tr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建议可追溯</w:t>
            </w:r>
          </w:p>
        </w:tc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核对建议与其触发依据</w:t>
            </w:r>
          </w:p>
        </w:tc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每条建议附对应指标、时间窗与阈值，可回溯到原始测值</w:t>
            </w:r>
          </w:p>
        </w:tc>
      </w:tr>
      <w:tr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识别可修正</w:t>
            </w:r>
          </w:p>
        </w:tc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对错误识别结果逐项修改</w:t>
            </w:r>
          </w:p>
        </w:tc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修改后清单即时更新，错误结果不进入档案统计</w:t>
            </w:r>
          </w:p>
        </w:tc>
      </w:tr>
      <w:tr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模型不涉控制</w:t>
            </w:r>
          </w:p>
        </w:tc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检查模型输出与执行通道</w:t>
            </w:r>
          </w:p>
        </w:tc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模型返回文本，控制主题无模型写入路径</w:t>
            </w:r>
          </w:p>
        </w:tc>
      </w:tr>
      <w:tr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失效后停机</w:t>
            </w:r>
          </w:p>
        </w:tc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断开变送器并观察输出</w:t>
            </w:r>
          </w:p>
        </w:tc>
        <w:tc>
          <w:tcPr>
            <w:tcW w:type="dxa" w:w="2769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sz w:val="21"/>
              </w:rPr>
            </w:r>
            <w:r>
              <w:rPr>
                <w:rFonts w:ascii="Times New Roman" w:hAnsi="Times New Roman" w:eastAsia="宋体" w:cs="Times New Roman"/>
                <w:sz w:val="21"/>
              </w:rPr>
              <w:t>超门限后停止该项自动并关断气阀，模型侧无干预动作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t>验证中特别关注两个容易被忽略的问题。其一，基线是否真正替代了固定阈值：改变水型或大幅换水后，判读依据应随近 7 天数据更新，而非继续沿用旧阈值。其二，模型是否严格停留在文字层：检查控制主题是否存在模型写入路径，以及失效停机后模型侧是否出现多余动作。两者在本作品中均符合预期。</w:t>
      </w:r>
    </w:p>
    <w:p w14:paraId="3068F318">
      <w:pPr>
        <w:spacing w:before="120" w:after="12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8"/>
          <w:lang w:eastAsia="zh-CN"/>
        </w:rPr>
        <w:t>5. 应用价值与市场前景</w:t>
      </w:r>
    </w:p>
    <w:p w14:paraId="4542B476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5.1 应用价值</w:t>
      </w:r>
    </w:p>
    <w:p w14:paraId="2B11FD6B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对家庭用户，其价值在于降低水质失控造成的生物损失。加热、气阀与补水能够随测值动作，人员离场后仍可查看最近状态，换水与投喂不必再依赖记忆。损失往往不在于设备本身的费用，而在于鱼只与水草在无人值守时出现异常。</w:t>
      </w:r>
    </w:p>
    <w:p w14:paraId="160A459C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对相关装备，其价值在于提供可分解的参考结构：现场负责决策，手机负责记录，云端负责传递。后续的加热、照明或变送器只要符合这三个分区的边界，即可替换，而不必重做整套软件。</w:t>
      </w:r>
    </w:p>
    <w:p w14:paraId="231D205B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5.2 目标用户与市场规模</w:t>
      </w:r>
    </w:p>
    <w:p w14:paraId="2F6EFCC1">
      <w:pPr>
        <w:spacing w:after="0" w:line="360" w:lineRule="auto"/>
        <w:ind w:firstLine="420"/>
        <w:rPr>
          <w:del w:id="17" w:author="Brig" w:date="2026-10-08T13:16:18Z"/>
          <w:lang w:eastAsia="zh-CN"/>
        </w:rPr>
      </w:pPr>
      <w:del w:id="18" w:author="Brig" w:date="2026-10-08T13:16:18Z">
        <w:r>
          <w:rPr>
            <w:lang w:eastAsia="zh-CN"/>
          </w:rPr>
          <w:delText>用户需求并不相同。下表将诉求对应到产品中已经实现的部分，而不是分别为四类用户另行开发系统。</w:delText>
        </w:r>
      </w:del>
    </w:p>
    <w:p w14:paraId="4FE34CB5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表5-1  目标用户与已有功能的对应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7687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02985D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用户</w:t>
            </w:r>
          </w:p>
        </w:tc>
        <w:tc>
          <w:tcPr>
            <w:tcW w:w="2767" w:type="dxa"/>
          </w:tcPr>
          <w:p w14:paraId="249C151C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主要问题</w:t>
            </w:r>
          </w:p>
        </w:tc>
        <w:tc>
          <w:tcPr>
            <w:tcW w:w="2767" w:type="dxa"/>
          </w:tcPr>
          <w:p w14:paraId="12E2872D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对应的产品部分</w:t>
            </w:r>
          </w:p>
        </w:tc>
      </w:tr>
      <w:tr w14:paraId="5994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EDFB87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家庭草缸</w:t>
            </w:r>
          </w:p>
        </w:tc>
        <w:tc>
          <w:tcPr>
            <w:tcW w:w="2767" w:type="dxa"/>
          </w:tcPr>
          <w:p w14:paraId="07B3BE44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酸碱度、光照稳定，并减少值守</w:t>
            </w:r>
          </w:p>
        </w:tc>
        <w:tc>
          <w:tcPr>
            <w:tcW w:w="2767" w:type="dxa"/>
          </w:tcPr>
          <w:p w14:paraId="1596E9C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现场联动与手机告警</w:t>
            </w:r>
          </w:p>
        </w:tc>
      </w:tr>
      <w:tr w14:paraId="1D51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B284F8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海水缸</w:t>
            </w:r>
          </w:p>
        </w:tc>
        <w:tc>
          <w:tcPr>
            <w:tcW w:w="2767" w:type="dxa"/>
          </w:tcPr>
          <w:p w14:paraId="44802D7C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盐度不应按淡水指标解读</w:t>
            </w:r>
          </w:p>
        </w:tc>
        <w:tc>
          <w:tcPr>
            <w:tcW w:w="2767" w:type="dxa"/>
          </w:tcPr>
          <w:p w14:paraId="045DCB69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水型切换与同一套测量</w:t>
            </w:r>
          </w:p>
        </w:tc>
      </w:tr>
      <w:tr w14:paraId="1108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05385F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教学实验</w:t>
            </w:r>
          </w:p>
        </w:tc>
        <w:tc>
          <w:tcPr>
            <w:tcW w:w="2767" w:type="dxa"/>
          </w:tcPr>
          <w:p w14:paraId="2F473491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能够演示失效时的系统行为</w:t>
            </w:r>
          </w:p>
        </w:tc>
        <w:tc>
          <w:tcPr>
            <w:tcW w:w="2767" w:type="dxa"/>
          </w:tcPr>
          <w:p w14:paraId="59B85E5D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开源说明与网页参数配置</w:t>
            </w:r>
          </w:p>
        </w:tc>
      </w:tr>
      <w:tr w14:paraId="1FF3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12244AD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造景竞赛</w:t>
            </w:r>
          </w:p>
        </w:tc>
        <w:tc>
          <w:tcPr>
            <w:tcW w:w="2767" w:type="dxa"/>
          </w:tcPr>
          <w:p w14:paraId="3AB15F6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过程应当可以追溯</w:t>
            </w:r>
          </w:p>
        </w:tc>
        <w:tc>
          <w:tcPr>
            <w:tcW w:w="2767" w:type="dxa"/>
          </w:tcPr>
          <w:p w14:paraId="41A632A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日志、计划与摄像头</w:t>
            </w:r>
          </w:p>
        </w:tc>
      </w:tr>
    </w:tbl>
    <w:p w14:paraId="520C173B">
      <w:pPr>
        <w:spacing w:line="360" w:lineRule="auto"/>
      </w:pPr>
    </w:p>
    <w:p w14:paraId="34E40E12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观赏水族及相关硬件的需求呈分层状态：一部分用户需要连续数据，另一部分用户需要降低事故概率。本作品以同一套现场设备覆盖测量与执行，以可选的云端和摄像头覆盖人员不在场的情形。现阶段首先服务具备自行接线条件的用户以及课程教学，随后再扩展渠道。</w:t>
      </w:r>
    </w:p>
    <w:p w14:paraId="15A26129">
      <w:pPr>
        <w:spacing w:before="120" w:after="12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8"/>
          <w:lang w:eastAsia="zh-CN"/>
        </w:rPr>
        <w:t>6. 其他补充说明</w:t>
      </w:r>
    </w:p>
    <w:p w14:paraId="1176313F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6.1 开源与复现</w:t>
      </w:r>
    </w:p>
    <w:p w14:paraId="7E4BFF12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本作品源代码与文档已开源。仓库地址采用与参赛队伍绑定的匿名访问链接，随作品一并提交，并在提交截止后至少 6 个月内保持公开可访问。克隆后可按 docs/wiring.md 与各子项目 README 完成编译烧录。</w:t>
      </w:r>
      <w:r>
        <w:rPr>
          <w:rFonts w:ascii="Times New Roman" w:hAnsi="Times New Roman" w:eastAsia="宋体" w:cs="Times New Roman"/>
          <w:sz w:val="24"/>
          <w:lang w:eastAsia="zh-CN"/>
        </w:rPr>
      </w:r>
    </w:p>
    <w:p w14:paraId="448556CA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6.2 伦理与安全声明</w:t>
      </w:r>
    </w:p>
    <w:p w14:paraId="4A5F69F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涉及 220 V 负载时须由具备电工常识人员接线，继电器与水族箱隔离；CO₂ 钢瓶与电磁阀需按规范固定。人工智能模块的输出仅为文字说明与建议，不接入继电器、电磁阀与加热回路，写入日志与周期计划前需用户确认，识别结果可人工修正；接口密钥仅保存在本机，不写入固件。水质异常与生物状态仍以现场测值与人工巡检为准，模型建议不替代责任人判断。</w:t>
      </w:r>
    </w:p>
    <w:p w14:paraId="4970CF65">
      <w:pPr>
        <w:spacing w:before="60" w:after="60" w:line="360" w:lineRule="auto"/>
        <w:rPr>
          <w:del w:id="19" w:author="Brig" w:date="2026-10-08T13:41:18Z"/>
          <w:lang w:eastAsia="zh-CN"/>
        </w:rPr>
      </w:pPr>
      <w:del w:id="20" w:author="Brig" w:date="2026-10-08T13:41:18Z">
        <w:r>
          <w:rPr>
            <w:rFonts w:eastAsia="黑体"/>
            <w:b/>
            <w:lang w:eastAsia="zh-CN"/>
          </w:rPr>
          <w:delText>6.3 致谢匿名说明</w:delText>
        </w:r>
      </w:del>
    </w:p>
    <w:p w14:paraId="07D1250B">
      <w:pPr>
        <w:spacing w:after="0" w:line="360" w:lineRule="auto"/>
        <w:ind w:firstLine="420"/>
        <w:rPr>
          <w:lang w:eastAsia="zh-CN"/>
        </w:rPr>
      </w:pPr>
      <w:del w:id="21" w:author="Brig" w:date="2026-10-08T13:41:18Z">
        <w:r>
          <w:rPr>
            <w:lang w:eastAsia="zh-CN"/>
          </w:rPr>
          <w:delText>本报告按赛道匿名要求撰写，凡需指代单位处统一写作“参赛队伍”。图表与截图已避免出现可识别身份信息。</w:delText>
        </w:r>
      </w:del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720" w:footer="720" w:gutter="0"/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o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bold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64794739"/>
      <w:docPartObj>
        <w:docPartGallery w:val="autotext"/>
      </w:docPartObj>
    </w:sdtPr>
    <w:sdtContent>
      <w:p w14:paraId="30C768EA">
        <w:pPr>
          <w:pStyle w:val="2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5CC9310">
    <w:pPr>
      <w:pStyle w:val="2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557E8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F3733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75AD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23CB8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4FB24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rig">
    <w15:presenceInfo w15:providerId="WPS Office" w15:userId="16245869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626"/>
    <w:rsid w:val="0006063C"/>
    <w:rsid w:val="0015074B"/>
    <w:rsid w:val="001C0082"/>
    <w:rsid w:val="00245DA9"/>
    <w:rsid w:val="0029639D"/>
    <w:rsid w:val="00326F90"/>
    <w:rsid w:val="003A5F69"/>
    <w:rsid w:val="005A50E7"/>
    <w:rsid w:val="005B16E2"/>
    <w:rsid w:val="007B04D5"/>
    <w:rsid w:val="007C0A7A"/>
    <w:rsid w:val="00A808BC"/>
    <w:rsid w:val="00AA1172"/>
    <w:rsid w:val="00AA1D8D"/>
    <w:rsid w:val="00AF0A71"/>
    <w:rsid w:val="00B47730"/>
    <w:rsid w:val="00CB0664"/>
    <w:rsid w:val="00FC693F"/>
    <w:rsid w:val="140C4FFD"/>
    <w:rsid w:val="16576FFF"/>
    <w:rsid w:val="4869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3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正文文本 字符"/>
    <w:basedOn w:val="132"/>
    <w:link w:val="19"/>
    <w:uiPriority w:val="99"/>
  </w:style>
  <w:style w:type="character" w:customStyle="1" w:styleId="136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页眉 字符"/>
    <w:basedOn w:val="132"/>
    <w:link w:val="25"/>
    <w:uiPriority w:val="99"/>
  </w:style>
  <w:style w:type="character" w:customStyle="1" w:styleId="138">
    <w:name w:val="页脚 字符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2 字符"/>
    <w:basedOn w:val="132"/>
    <w:link w:val="28"/>
    <w:uiPriority w:val="99"/>
  </w:style>
  <w:style w:type="character" w:customStyle="1" w:styleId="14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microsoft.com/office/2011/relationships/people" Target="people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jpe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30" Type="http://schemas.openxmlformats.org/officeDocument/2006/relationships/image" Target="media/image15.png"/><Relationship Id="rId3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18</Pages>
  <Words>2707</Words>
  <Characters>2984</Characters>
  <Lines>217</Lines>
  <Paragraphs>231</Paragraphs>
  <TotalTime>0</TotalTime>
  <ScaleCrop>false</ScaleCrop>
  <LinksUpToDate>false</LinksUpToDate>
  <CharactersWithSpaces>3092</CharactersWithSpaces>
  <Application/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/>
  <dc:description/>
  <cp:lastModifiedBy/>
  <cp:lastPrinted>2026-10-08T02:38:00Z</cp:lastPrinted>
  <dcterms:modified xsi:type="dcterms:W3CDTF">2026-10-01T00:00:00Z</dcterms:modified>
  <cp:revision>1</cp:revision>
  <dc:title/>
  <dc:subject/>
  <cp:keywords/>
  <cp:category/>
  <cp:contentStatus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eyJoZGlkIjoiN2Q1YjZhMWIwMzY5MjBiZGJjMTUyZDY4N2EzMmY3MDAiLCJ1c2VySWQiOiIzMzk0MTI0OTgifQ==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25E1C5B8F4284CA78F511A679DF9709B_13</vt:lpwstr>
  </property>
</Properties>
</file>