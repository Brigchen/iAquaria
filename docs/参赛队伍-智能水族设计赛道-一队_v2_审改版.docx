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FCC3D">
      <w:pPr>
        <w:spacing w:line="360" w:lineRule="auto"/>
      </w:pPr>
    </w:p>
    <w:p w14:paraId="666B04A5">
      <w:pPr>
        <w:spacing w:line="360" w:lineRule="auto"/>
      </w:pPr>
    </w:p>
    <w:p w14:paraId="329E0888">
      <w:pPr>
        <w:spacing w:line="360" w:lineRule="auto"/>
      </w:pPr>
    </w:p>
    <w:p w14:paraId="73BA1408">
      <w:pPr>
        <w:spacing w:line="360" w:lineRule="auto"/>
        <w:jc w:val="center"/>
        <w:rPr>
          <w:lang w:eastAsia="zh-CN"/>
        </w:rPr>
      </w:pPr>
      <w:r>
        <w:rPr>
          <w:rFonts w:eastAsia="宋体" w:ascii="Times New Roman" w:hAnsi="Times New Roman" w:cs="Times New Roman"/>
          <w:b/>
          <w:sz w:val="24"/>
          <w:lang w:eastAsia="zh-CN"/>
        </w:rPr>
        <w:t>第十届全国大学生智慧水族造景技能大赛</w:t>
      </w:r>
    </w:p>
    <w:p w14:paraId="449F73D0">
      <w:pPr>
        <w:spacing w:line="360" w:lineRule="auto"/>
        <w:jc w:val="center"/>
        <w:rPr>
          <w:lang w:eastAsia="zh-CN"/>
        </w:rPr>
      </w:pPr>
      <w:r>
        <w:rPr>
          <w:rFonts w:eastAsia="宋体" w:ascii="Times New Roman" w:hAnsi="Times New Roman" w:cs="Times New Roman"/>
          <w:b/>
          <w:sz w:val="24"/>
          <w:lang w:eastAsia="zh-CN"/>
        </w:rPr>
        <w:t>智能水族设计赛道设计方案报告</w:t>
      </w:r>
    </w:p>
    <w:p w14:paraId="342AC49C">
      <w:pPr>
        <w:spacing w:line="360" w:lineRule="auto"/>
        <w:rPr>
          <w:lang w:eastAsia="zh-CN"/>
        </w:rPr>
      </w:pPr>
    </w:p>
    <w:p w14:paraId="67C56A8A">
      <w:pPr>
        <w:spacing w:before="160" w:line="360" w:lineRule="auto"/>
        <w:jc w:val="center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作 品 名 称：iAquaria 智能水族多端协同控制系统</w:t>
      </w:r>
    </w:p>
    <w:p w14:paraId="1B95101E">
      <w:pPr>
        <w:spacing w:before="160" w:line="360" w:lineRule="auto"/>
        <w:jc w:val="center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参 赛 类 别：控制系统</w:t>
      </w:r>
    </w:p>
    <w:p w14:paraId="40981C86">
      <w:pPr>
        <w:spacing w:before="160" w:line="360" w:lineRule="auto"/>
        <w:jc w:val="center"/>
      </w:pPr>
      <w:r>
        <w:rPr>
          <w:rFonts w:ascii="Times New Roman" w:hAnsi="Times New Roman" w:eastAsia="宋体" w:cs="Times New Roman"/>
          <w:sz w:val="24"/>
        </w:rPr>
        <w:t>报告总页数：15 页（含封面）</w:t>
      </w:r>
    </w:p>
    <w:p w14:paraId="268B216A">
      <w:pPr>
        <w:spacing w:before="160" w:line="360" w:lineRule="auto"/>
        <w:jc w:val="center"/>
      </w:pPr>
      <w:r>
        <w:rPr>
          <w:rFonts w:ascii="Times New Roman" w:hAnsi="Times New Roman" w:eastAsia="宋体" w:cs="Times New Roman"/>
          <w:sz w:val="24"/>
        </w:rPr>
        <w:t>开源与复现：见第 6.1 节（提交时提供匿名访问链接）</w:t>
      </w:r>
    </w:p>
    <w:p w14:paraId="428DA617">
      <w:pPr>
        <w:spacing w:line="360" w:lineRule="auto"/>
      </w:pPr>
      <w:r>
        <w:rPr>
          <w:rFonts w:ascii="Times New Roman" w:hAnsi="Times New Roman" w:eastAsia="宋体" w:cs="Times New Roman"/>
          <w:sz w:val="24"/>
        </w:rPr>
        <w:br w:type="page"/>
      </w:r>
    </w:p>
    <w:p w14:paraId="4F299E3D">
      <w:pPr>
        <w:spacing w:line="360" w:lineRule="auto"/>
        <w:rPr>
          <w:lang w:eastAsia="zh-CN"/>
        </w:rPr>
      </w:pPr>
      <w:r>
        <w:rPr>
          <w:rFonts w:eastAsia="宋体" w:ascii="Times New Roman" w:hAnsi="Times New Roman" w:cs="Times New Roman"/>
          <w:b/>
          <w:sz w:val="24"/>
          <w:lang w:eastAsia="zh-CN"/>
        </w:rPr>
        <w:t>摘要：</w:t>
      </w:r>
      <w:r>
        <w:rPr>
          <w:rFonts w:ascii="Times New Roman" w:hAnsi="Times New Roman" w:eastAsia="宋体" w:cs="Times New Roman"/>
          <w:sz w:val="24"/>
          <w:lang w:eastAsia="zh-CN"/>
        </w:rPr>
        <w:t>针对家庭与教学水族监测分散、执行多依赖定时、养护难以追溯以及离场后状态不可察等问题，本作品设计 iAquaria 智能水族系统。方案将现场硬件、应用软件与云端传递划分为三个协同分区：硬件采集水温、酸碱度、溶解性固体、水位与光照，并驱动照明、加热、补水、投喂及二氧化碳供给；软件承担监视、记录、告警与人工干预；云端在用户离开局域网后传递最近状态与图像。控制决策保留于现场，测值超时则中止相应自动控制。方案适用于家庭草缸、海水缸及实验教学。</w:t>
      </w:r>
    </w:p>
    <w:p w14:paraId="0AA87ADB">
      <w:pPr>
        <w:spacing w:line="360" w:lineRule="auto"/>
        <w:rPr>
          <w:lang w:eastAsia="zh-CN"/>
        </w:rPr>
      </w:pPr>
      <w:r>
        <w:rPr>
          <w:rFonts w:eastAsia="宋体" w:ascii="Times New Roman" w:hAnsi="Times New Roman" w:cs="Times New Roman"/>
          <w:b/>
          <w:sz w:val="24"/>
          <w:lang w:eastAsia="zh-CN"/>
        </w:rPr>
        <w:t>关键词：</w:t>
      </w:r>
      <w:r>
        <w:rPr>
          <w:rFonts w:ascii="Times New Roman" w:hAnsi="Times New Roman" w:eastAsia="宋体" w:cs="Times New Roman"/>
          <w:sz w:val="24"/>
          <w:lang w:eastAsia="zh-CN"/>
        </w:rPr>
        <w:t>智能水族；边缘控制；Modbus；MQTT；多端协同</w:t>
      </w:r>
    </w:p>
    <w:p w14:paraId="7C7DDE39">
      <w:pPr>
        <w:spacing w:line="360" w:lineRule="auto"/>
        <w:rPr>
          <w:lang w:eastAsia="zh-CN"/>
        </w:rPr>
      </w:pPr>
    </w:p>
    <w:p w14:paraId="03C33988">
      <w:pPr>
        <w:spacing w:before="120" w:after="120" w:line="360" w:lineRule="auto"/>
        <w:jc w:val="left"/>
        <w:rPr>
          <w:lang w:eastAsia="zh-CN"/>
        </w:rPr>
      </w:pPr>
      <w:r>
        <w:rPr>
          <w:rFonts w:eastAsia="黑体" w:ascii="Times New Roman" w:hAnsi="Times New Roman" w:cs="Times New Roman"/>
          <w:b/>
          <w:sz w:val="28"/>
          <w:lang w:eastAsia="zh-CN"/>
        </w:rPr>
        <w:t>1. 项目背景介绍</w:t>
      </w:r>
    </w:p>
    <w:p w14:paraId="7382BD97">
      <w:pPr>
        <w:spacing w:before="60" w:after="60" w:line="360" w:lineRule="auto"/>
        <w:jc w:val="left"/>
        <w:rPr>
          <w:lang w:eastAsia="zh-CN"/>
        </w:rPr>
      </w:pPr>
      <w:r>
        <w:rPr>
          <w:rFonts w:eastAsia="黑体" w:ascii="Times New Roman" w:hAnsi="Times New Roman" w:cs="Times New Roman"/>
          <w:b/>
          <w:sz w:val="24"/>
          <w:lang w:eastAsia="zh-CN"/>
        </w:rPr>
        <w:t>1.1 现存问题</w:t>
      </w:r>
    </w:p>
    <w:p w14:paraId="79B049FB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家庭观赏缸、水草缸与教学实验缸在日常养护中普遍存在三类问题：水质状态难以综合判断，执行机构难以随水质调整，养护过程难以追溯。</w:t>
      </w:r>
    </w:p>
    <w:p w14:paraId="7B131366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水质状态难以综合判断，是因为水温、酸碱度、溶解性固体与光照多由独立仪表分别读取。换水、开灯等操作前后的变化缺少统一时间基准，故障发生时难以确定首先偏离的指标。海水缸需将电导率解释为盐度，淡水缸则关注过滤前后的溶解性固体；若显示含义不作区分，易造成误读。</w:t>
      </w:r>
    </w:p>
    <w:p w14:paraId="25DC1B94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执行机构难以随水质调整，是因为加热、照明、二氧化碳供给与补水多由定时装置或人工开关完成。水质已经变化，设备仍按预设时刻动作。夜间或人员短时离岗时，观测与执行之间缺少衔接。</w:t>
      </w:r>
    </w:p>
    <w:p w14:paraId="081AC96C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养护过程难以追溯，是因为换水、投喂与人工检测多依赖记忆，事后无法核对操作时间及当时水质。人员在场时需要即时监视与干预，离场后仍需确认鱼缸是否处于正常范围。</w:t>
      </w:r>
    </w:p>
    <w:p w14:paraId="06ADE0BF">
      <w:pPr>
        <w:spacing w:before="60" w:after="60" w:line="360" w:lineRule="auto"/>
        <w:jc w:val="left"/>
        <w:rPr>
          <w:lang w:eastAsia="zh-CN"/>
        </w:rPr>
      </w:pPr>
      <w:r>
        <w:rPr>
          <w:rFonts w:eastAsia="黑体" w:ascii="Times New Roman" w:hAnsi="Times New Roman" w:cs="Times New Roman"/>
          <w:b/>
          <w:sz w:val="24"/>
          <w:lang w:eastAsia="zh-CN"/>
        </w:rPr>
        <w:t>1.2 使用需求</w:t>
      </w:r>
    </w:p>
    <w:p w14:paraId="5793AED1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针对上述问题，系统应同时满足以下需求，而不能仅将独立仪表替换为显示界面。</w:t>
      </w:r>
    </w:p>
    <w:p w14:paraId="24E1CF4D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第一，指标应集中呈现。水温、酸碱度、溶解性固体或盐度、水位与光照出现在同一界面，并保留近期曲线，以便对照。第二，执行应随水质变化，同时允许人工干预。酸碱度偏高时补充二氧化碳，水温偏低时加热，水位不足时补水，并按计划投喂。任一通道切换为手动后，自动控制不得再改写该通道</w:t>
      </w:r>
      <w:r>
        <w:rPr>
          <w:rFonts w:hint="eastAsia" w:ascii="Times New Roman" w:hAnsi="Times New Roman" w:eastAsia="宋体" w:cs="Times New Roman"/>
          <w:sz w:val="24"/>
          <w:lang w:eastAsia="zh-CN"/>
        </w:rPr>
        <w:t>。</w:t>
      </w:r>
      <w:r>
        <w:rPr>
          <w:rFonts w:ascii="Times New Roman" w:hAnsi="Times New Roman" w:eastAsia="宋体" w:cs="Times New Roman"/>
          <w:sz w:val="24"/>
          <w:lang w:eastAsia="zh-CN"/>
        </w:rPr>
        <w:t>第三，测值失效时应中止相关动作。长时间未获得新读数时，不得依据旧值继续加热或开阀。第四，养护过程应可记录、异常应可提醒，周期性任务应可跟踪。第五，现场与离场均应可用：现场响应应及时，离场至少可获取最近状态；现场的执行决策不得依赖云端是否在线。</w:t>
      </w:r>
    </w:p>
    <w:p w14:paraId="592A894D">
      <w:pPr>
        <w:spacing w:before="60" w:after="60" w:line="360" w:lineRule="auto"/>
        <w:jc w:val="left"/>
        <w:rPr>
          <w:lang w:eastAsia="zh-CN"/>
        </w:rPr>
      </w:pPr>
      <w:r>
        <w:rPr>
          <w:rFonts w:eastAsia="黑体" w:ascii="Times New Roman" w:hAnsi="Times New Roman" w:cs="Times New Roman"/>
          <w:b/>
          <w:sz w:val="24"/>
          <w:lang w:eastAsia="zh-CN"/>
        </w:rPr>
        <w:t>1.3 立项目标</w:t>
      </w:r>
    </w:p>
    <w:p w14:paraId="34836B5F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据此，本作品将 iAquaria 划分为硬件、软件与云端三个分区，三者并列设计，而非仅完成单一控制板。三个分区采用同一套水质数据。是否执行始终由现场主控决定。由此，现场可以即时操作，离场可以查看最近状态，网络中断时已启用的策略仍可继续运行。</w:t>
      </w:r>
    </w:p>
    <w:p w14:paraId="0C893038">
      <w:pPr>
        <w:spacing w:line="360" w:lineRule="auto"/>
        <w:jc w:val="center"/>
        <w:rPr>
          <w:lang w:eastAsia="zh-CN"/>
        </w:rPr>
      </w:pPr>
      <w:r>
        <w:rPr>
          <w:rFonts w:ascii="Times New Roman" w:hAnsi="Times New Roman" w:eastAsia="宋体" w:cs="Times New Roman"/>
          <w:sz w:val="24"/>
        </w:rPr>
        <w:drawing>
          <wp:inline distT="0" distB="0" distL="0" distR="0">
            <wp:extent cx="5038090" cy="5373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rcRect t="9713" b="1047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7522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26412">
      <w:pPr>
        <w:spacing w:line="360" w:lineRule="auto" w:before="60" w:after="120"/>
        <w:jc w:val="center"/>
        <w:rPr>
          <w:rFonts w:hint="eastAsia"/>
          <w:lang w:eastAsia="zh-CN"/>
        </w:rPr>
      </w:pPr>
      <w:r>
        <w:rPr>
          <w:rFonts w:ascii="Times New Roman" w:hAnsi="Times New Roman" w:eastAsia="宋体" w:cs="Times New Roman"/>
          <w:sz w:val="21"/>
          <w:lang w:eastAsia="zh-CN"/>
        </w:rPr>
        <w:t>图1-1  硬件、软件与云端分区</w:t>
      </w:r>
    </w:p>
    <w:p w14:paraId="060B9250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图1-1 将三个分区并列表示。左列为现场的测量、决策、执行与图像采集；中列为手机与计算机上的监视、养护记录、水型化显示与辅助说明；右列为云端的接入、最近内容保留与命令转发。分区之间的箭头表示现场直连与离场改经云端，而不是将硬件细节集中绘制于同一列。</w:t>
      </w:r>
    </w:p>
    <w:p w14:paraId="04F8C2DC">
      <w:pPr>
        <w:spacing w:before="120" w:after="120" w:line="360" w:lineRule="auto"/>
        <w:jc w:val="left"/>
        <w:rPr>
          <w:lang w:eastAsia="zh-CN"/>
        </w:rPr>
      </w:pPr>
      <w:r>
        <w:rPr>
          <w:rFonts w:eastAsia="黑体" w:ascii="Times New Roman" w:hAnsi="Times New Roman" w:cs="Times New Roman"/>
          <w:b/>
          <w:sz w:val="28"/>
          <w:lang w:eastAsia="zh-CN"/>
        </w:rPr>
        <w:t>2. 关键技术与创新点</w:t>
      </w:r>
    </w:p>
    <w:p w14:paraId="56582373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本章依据第1章提出的需求说明关键做法。测值失效后的安全停机仅为其中一项。指标集中呈现、闭环执行、过程可追溯、离场可察以及变送器现场可更换，均设置了对应措施。</w:t>
      </w:r>
    </w:p>
    <w:p w14:paraId="0E54CF18">
      <w:pPr>
        <w:spacing w:before="60" w:after="60" w:line="360" w:lineRule="auto"/>
        <w:jc w:val="left"/>
        <w:rPr>
          <w:lang w:eastAsia="zh-CN"/>
        </w:rPr>
      </w:pPr>
      <w:r>
        <w:rPr>
          <w:rFonts w:eastAsia="黑体" w:ascii="Times New Roman" w:hAnsi="Times New Roman" w:cs="Times New Roman"/>
          <w:b/>
          <w:sz w:val="24"/>
          <w:lang w:eastAsia="zh-CN"/>
        </w:rPr>
        <w:t>2.1 需求与做法对照</w:t>
      </w:r>
    </w:p>
    <w:p w14:paraId="669976CD">
      <w:pPr>
        <w:spacing w:before="60" w:after="120" w:line="360" w:lineRule="auto"/>
        <w:jc w:val="center"/>
        <w:rPr>
          <w:lang w:eastAsia="zh-CN"/>
        </w:rPr>
      </w:pPr>
      <w:r>
        <w:rPr>
          <w:rFonts w:ascii="Times New Roman" w:hAnsi="Times New Roman" w:eastAsia="宋体" w:cs="Times New Roman"/>
          <w:sz w:val="21"/>
          <w:lang w:eastAsia="zh-CN"/>
        </w:rPr>
        <w:t>表2-1  由需求引出的做法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6EB40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86F8152">
            <w:pPr>
              <w:spacing w:after="20" w:line="240" w:lineRule="auto" w:before="20"/>
              <w:jc w:val="center"/>
            </w:pPr>
            <w:r>
              <w:rPr>
                <w:rFonts w:eastAsia="宋体" w:ascii="Times New Roman" w:hAnsi="Times New Roman" w:cs="Times New Roman"/>
                <w:b/>
                <w:sz w:val="21"/>
              </w:rPr>
              <w:t>第1章提出的需求</w:t>
            </w:r>
          </w:p>
        </w:tc>
        <w:tc>
          <w:tcPr>
            <w:tcW w:w="2767" w:type="dxa"/>
          </w:tcPr>
          <w:p w14:paraId="58C10160">
            <w:pPr>
              <w:spacing w:after="20" w:line="240" w:lineRule="auto" w:before="20"/>
              <w:jc w:val="center"/>
            </w:pPr>
            <w:r>
              <w:rPr>
                <w:rFonts w:eastAsia="宋体" w:ascii="Times New Roman" w:hAnsi="Times New Roman" w:cs="Times New Roman"/>
                <w:b/>
                <w:sz w:val="21"/>
              </w:rPr>
              <w:t>常见做法</w:t>
            </w:r>
          </w:p>
        </w:tc>
        <w:tc>
          <w:tcPr>
            <w:tcW w:w="2767" w:type="dxa"/>
          </w:tcPr>
          <w:p w14:paraId="7F5EB0DD">
            <w:pPr>
              <w:spacing w:after="20" w:line="240" w:lineRule="auto" w:before="20"/>
              <w:jc w:val="center"/>
            </w:pPr>
            <w:r>
              <w:rPr>
                <w:rFonts w:eastAsia="宋体" w:ascii="Times New Roman" w:hAnsi="Times New Roman" w:cs="Times New Roman"/>
                <w:b/>
                <w:sz w:val="21"/>
              </w:rPr>
              <w:t>本作品做法</w:t>
            </w:r>
          </w:p>
        </w:tc>
      </w:tr>
      <w:tr w14:paraId="07362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C1E28DA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指标集中呈现</w:t>
            </w:r>
          </w:p>
        </w:tc>
        <w:tc>
          <w:tcPr>
            <w:tcW w:w="2767" w:type="dxa"/>
          </w:tcPr>
          <w:p w14:paraId="7C11E2C5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多只仪表分别读取</w:t>
            </w:r>
          </w:p>
        </w:tc>
        <w:tc>
          <w:tcPr>
            <w:tcW w:w="2767" w:type="dxa"/>
          </w:tcPr>
          <w:p w14:paraId="5535ACE1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主控汇总，网页、计算机与 App 显示同一份数据</w:t>
            </w:r>
          </w:p>
        </w:tc>
      </w:tr>
      <w:tr w14:paraId="4964F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43069228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执行跟随水质</w:t>
            </w:r>
          </w:p>
        </w:tc>
        <w:tc>
          <w:tcPr>
            <w:tcW w:w="2767" w:type="dxa"/>
          </w:tcPr>
          <w:p w14:paraId="6E21E9B6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定时插座</w:t>
            </w:r>
          </w:p>
        </w:tc>
        <w:tc>
          <w:tcPr>
            <w:tcW w:w="2767" w:type="dxa"/>
          </w:tcPr>
          <w:p w14:paraId="260FDB83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按酸碱度、水温与水位动作，照明可联动气阀</w:t>
            </w:r>
          </w:p>
        </w:tc>
      </w:tr>
      <w:tr w14:paraId="625BE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41349354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允许人工干预</w:t>
            </w:r>
          </w:p>
        </w:tc>
        <w:tc>
          <w:tcPr>
            <w:tcW w:w="2767" w:type="dxa"/>
          </w:tcPr>
          <w:p w14:paraId="1904C96C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无手动，或自动优先</w:t>
            </w:r>
          </w:p>
        </w:tc>
        <w:tc>
          <w:tcPr>
            <w:tcW w:w="2767" w:type="dxa"/>
          </w:tcPr>
          <w:p w14:paraId="67AFE7C8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手动优先，自动控制不再改写</w:t>
            </w:r>
          </w:p>
        </w:tc>
      </w:tr>
      <w:tr w14:paraId="057C4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7A1342A9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测值失效即停止</w:t>
            </w:r>
          </w:p>
        </w:tc>
        <w:tc>
          <w:tcPr>
            <w:tcW w:w="2767" w:type="dxa"/>
          </w:tcPr>
          <w:p w14:paraId="4FF1425B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过期读数继续驱动</w:t>
            </w:r>
          </w:p>
        </w:tc>
        <w:tc>
          <w:tcPr>
            <w:tcW w:w="2767" w:type="dxa"/>
          </w:tcPr>
          <w:p w14:paraId="758B8BBA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超时则停止该项自动，并关闭相应输出</w:t>
            </w:r>
          </w:p>
        </w:tc>
      </w:tr>
      <w:tr w14:paraId="702A9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B2DB311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养护可追溯</w:t>
            </w:r>
          </w:p>
        </w:tc>
        <w:tc>
          <w:tcPr>
            <w:tcW w:w="2767" w:type="dxa"/>
          </w:tcPr>
          <w:p w14:paraId="733B5675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依赖记忆</w:t>
            </w:r>
          </w:p>
        </w:tc>
        <w:tc>
          <w:tcPr>
            <w:tcW w:w="2767" w:type="dxa"/>
          </w:tcPr>
          <w:p w14:paraId="4670CB0D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日志、周期计划与告警保存在手机</w:t>
            </w:r>
          </w:p>
        </w:tc>
      </w:tr>
      <w:tr w14:paraId="5782D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D160F85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现场与离场均可使用</w:t>
            </w:r>
          </w:p>
        </w:tc>
        <w:tc>
          <w:tcPr>
            <w:tcW w:w="2767" w:type="dxa"/>
          </w:tcPr>
          <w:p w14:paraId="425E1AC9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仅有网页或仅有云端</w:t>
            </w:r>
          </w:p>
        </w:tc>
        <w:tc>
          <w:tcPr>
            <w:tcW w:w="2767" w:type="dxa"/>
          </w:tcPr>
          <w:p w14:paraId="2F367713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现场直连，离场经云端查看并下发命令</w:t>
            </w:r>
          </w:p>
        </w:tc>
      </w:tr>
      <w:tr w14:paraId="1FDB0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16C4BC9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淡水与海水区分显示</w:t>
            </w:r>
          </w:p>
        </w:tc>
        <w:tc>
          <w:tcPr>
            <w:tcW w:w="2767" w:type="dxa"/>
          </w:tcPr>
          <w:p w14:paraId="42A442F3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指标固定</w:t>
            </w:r>
          </w:p>
        </w:tc>
        <w:tc>
          <w:tcPr>
            <w:tcW w:w="2767" w:type="dxa"/>
          </w:tcPr>
          <w:p w14:paraId="32A93174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按水型将同一路数据显示为溶解性固体或盐度</w:t>
            </w:r>
          </w:p>
        </w:tc>
      </w:tr>
      <w:tr w14:paraId="188A5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317890E8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更换变送器</w:t>
            </w:r>
          </w:p>
        </w:tc>
        <w:tc>
          <w:tcPr>
            <w:tcW w:w="2767" w:type="dxa"/>
          </w:tcPr>
          <w:p w14:paraId="795BEFEA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修改程序后重新烧录</w:t>
            </w:r>
          </w:p>
        </w:tc>
        <w:tc>
          <w:tcPr>
            <w:tcW w:w="2767" w:type="dxa"/>
          </w:tcPr>
          <w:p w14:paraId="570FE9D4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在网页中修改地址与换算系数</w:t>
            </w:r>
          </w:p>
        </w:tc>
      </w:tr>
      <w:tr w14:paraId="38952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DBB5ED1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解释不替代执行</w:t>
            </w:r>
          </w:p>
        </w:tc>
        <w:tc>
          <w:tcPr>
            <w:tcW w:w="2767" w:type="dxa"/>
          </w:tcPr>
          <w:p w14:paraId="683133A4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将模型输出接至继电器</w:t>
            </w:r>
          </w:p>
        </w:tc>
        <w:tc>
          <w:tcPr>
            <w:tcW w:w="2767" w:type="dxa"/>
          </w:tcPr>
          <w:p w14:paraId="429711DD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模型仅给出文字建议</w:t>
            </w:r>
          </w:p>
        </w:tc>
      </w:tr>
    </w:tbl>
    <w:p w14:paraId="4DBB02EA">
      <w:pPr>
        <w:spacing w:line="360" w:lineRule="auto"/>
      </w:pPr>
    </w:p>
    <w:p w14:paraId="1A6BB961">
      <w:pPr>
        <w:spacing w:before="60" w:after="60" w:line="360" w:lineRule="auto"/>
        <w:jc w:val="left"/>
        <w:rPr>
          <w:lang w:eastAsia="zh-CN"/>
        </w:rPr>
      </w:pPr>
      <w:r>
        <w:rPr>
          <w:rFonts w:eastAsia="黑体" w:ascii="Times New Roman" w:hAnsi="Times New Roman" w:cs="Times New Roman"/>
          <w:b/>
          <w:sz w:val="24"/>
          <w:lang w:eastAsia="zh-CN"/>
        </w:rPr>
        <w:t>2.2 以测量驱动执行并保留人工优先</w:t>
      </w:r>
    </w:p>
    <w:p w14:paraId="31B38712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本节对应执行机构难以随水质调整的问题。主控约每秒读取一次当前水质。二氧化碳可在照明开启期间按酸碱度工作，默认高于 7.0 时开启、低于 6.8 时关闭，以避免在阈值附近反复通断。加热与补水同样采用分开的开启界限与关闭界限。投喂不持续通电，仅输出一次短脉冲，使喂食器转过一格。</w:t>
      </w:r>
    </w:p>
    <w:p w14:paraId="4F51864B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任一通道均可切换为手动。手动期间，即使自动条件成立，也不再改变该通道。若水温、光照或水位超过 60 秒，或酸碱度超过 120 秒仍未获得新读数，则该项自动控制停止，并关闭二氧化碳阀。</w:t>
      </w:r>
    </w:p>
    <w:p w14:paraId="794FB5F6">
      <w:pPr>
        <w:spacing w:line="360" w:lineRule="auto"/>
        <w:jc w:val="center"/>
        <w:rPr>
          <w:lang w:eastAsia="zh-CN"/>
        </w:rPr>
      </w:pPr>
      <w:r>
        <w:rPr>
          <w:rFonts w:ascii="Times New Roman" w:hAnsi="Times New Roman" w:eastAsia="宋体" w:cs="Times New Roman"/>
          <w:sz w:val="24"/>
        </w:rPr>
        <w:drawing>
          <wp:inline distT="0" distB="0" distL="0" distR="0">
            <wp:extent cx="5039995" cy="16770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rcRect t="327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7525">
      <w:pPr>
        <w:spacing w:line="360" w:lineRule="auto" w:before="60" w:after="120"/>
        <w:jc w:val="center"/>
        <w:rPr>
          <w:rFonts w:hint="eastAsia"/>
          <w:lang w:eastAsia="zh-CN"/>
        </w:rPr>
      </w:pPr>
      <w:r>
        <w:rPr>
          <w:rFonts w:ascii="Times New Roman" w:hAnsi="Times New Roman" w:eastAsia="宋体" w:cs="Times New Roman"/>
          <w:sz w:val="21"/>
          <w:lang w:eastAsia="zh-CN"/>
        </w:rPr>
        <w:t>图2-1  测量、决策与执行的关系</w:t>
      </w:r>
    </w:p>
    <w:p w14:paraId="02048A45">
      <w:pPr>
        <w:spacing w:before="60" w:after="60" w:line="360" w:lineRule="auto"/>
        <w:jc w:val="left"/>
        <w:rPr>
          <w:lang w:eastAsia="zh-CN"/>
        </w:rPr>
      </w:pPr>
      <w:r>
        <w:rPr>
          <w:rFonts w:eastAsia="黑体" w:ascii="Times New Roman" w:hAnsi="Times New Roman" w:cs="Times New Roman"/>
          <w:b/>
          <w:sz w:val="24"/>
          <w:lang w:eastAsia="zh-CN"/>
        </w:rPr>
        <w:t>2.3 现场直连与离场云端协同</w:t>
      </w:r>
      <w:bookmarkStart w:id="0" w:name="_GoBack"/>
      <w:bookmarkEnd w:id="0"/>
    </w:p>
    <w:p w14:paraId="03391BC3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本节对应离场后无法获知状态，以及网络中断后失去约束的问题。用户处于同一网络时，手机与计算机直接向主控获取数据，刷新及时，亦可立即干预。用户离场后，主控将最近状态与照片送至云端，手机改为从云端读取，且只能回传控制与投喂两类命令。</w:t>
      </w:r>
    </w:p>
    <w:p w14:paraId="40EABF24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云端中断时，现场主控不向云端请求下一步动作。已启用的自动策略按现场最后一套规则继续运行。</w:t>
      </w:r>
    </w:p>
    <w:p w14:paraId="26C7749F">
      <w:pPr>
        <w:spacing w:before="120" w:after="120" w:line="360" w:lineRule="auto"/>
        <w:jc w:val="left"/>
        <w:rPr>
          <w:lang w:eastAsia="zh-CN"/>
        </w:rPr>
      </w:pPr>
      <w:r>
        <w:rPr>
          <w:rFonts w:eastAsia="黑体" w:ascii="Times New Roman" w:hAnsi="Times New Roman" w:cs="Times New Roman"/>
          <w:b/>
          <w:sz w:val="28"/>
          <w:lang w:eastAsia="zh-CN"/>
        </w:rPr>
        <w:t>3. 项目技术方案设计和原理</w:t>
      </w:r>
    </w:p>
    <w:p w14:paraId="4CD1CB75">
      <w:pPr>
        <w:spacing w:before="60" w:after="60" w:line="360" w:lineRule="auto"/>
        <w:jc w:val="left"/>
        <w:rPr>
          <w:lang w:eastAsia="zh-CN"/>
        </w:rPr>
      </w:pPr>
      <w:r>
        <w:rPr>
          <w:rFonts w:eastAsia="黑体" w:ascii="Times New Roman" w:hAnsi="Times New Roman" w:cs="Times New Roman"/>
          <w:b/>
          <w:sz w:val="24"/>
          <w:lang w:eastAsia="zh-CN"/>
        </w:rPr>
        <w:t>3.1 总体方案的三个分区</w:t>
      </w:r>
    </w:p>
    <w:p w14:paraId="27771D39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总体方案沿用图1-1 的三列划分，而不按芯片引脚展开。硬件、软件与云端边界明确，三部分并列，避免方案退化为单一硬件清单。</w:t>
      </w:r>
    </w:p>
    <w:p w14:paraId="1FA8E5C1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硬件分区在现场完成测量、每秒决策与功率执行，摄像头仅负责图像采集。软件分区包括主控网页、计算机上位机与 iAquaria 手机应用，负责呈现同一份数据，并接收人工操作、日志与计划。云端分区仅在用户离开局域网时传递最近状态、照片以及允许范围内的命令。</w:t>
      </w:r>
    </w:p>
    <w:p w14:paraId="2D82F2FC">
      <w:pPr>
        <w:spacing w:before="60" w:after="120" w:line="360" w:lineRule="auto"/>
        <w:jc w:val="center"/>
      </w:pPr>
      <w:r>
        <w:rPr>
          <w:rFonts w:ascii="Times New Roman" w:hAnsi="Times New Roman" w:eastAsia="宋体" w:cs="Times New Roman"/>
          <w:sz w:val="21"/>
        </w:rPr>
        <w:t>表3-1  三个分区的边界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</w:tblGrid>
      <w:tr w14:paraId="7DA4C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13B0672B">
            <w:pPr>
              <w:spacing w:after="20" w:line="240" w:lineRule="auto" w:before="20"/>
              <w:jc w:val="center"/>
            </w:pPr>
            <w:r>
              <w:rPr>
                <w:rFonts w:eastAsia="宋体" w:ascii="Times New Roman" w:hAnsi="Times New Roman" w:cs="Times New Roman"/>
                <w:b/>
                <w:sz w:val="21"/>
              </w:rPr>
              <w:t>分区</w:t>
            </w:r>
          </w:p>
        </w:tc>
        <w:tc>
          <w:tcPr>
            <w:tcW w:w="2075" w:type="dxa"/>
          </w:tcPr>
          <w:p w14:paraId="7172AA3E">
            <w:pPr>
              <w:spacing w:after="20" w:line="240" w:lineRule="auto" w:before="20"/>
              <w:jc w:val="center"/>
            </w:pPr>
            <w:r>
              <w:rPr>
                <w:rFonts w:eastAsia="宋体" w:ascii="Times New Roman" w:hAnsi="Times New Roman" w:cs="Times New Roman"/>
                <w:b/>
                <w:sz w:val="21"/>
              </w:rPr>
              <w:t>包含什么</w:t>
            </w:r>
          </w:p>
        </w:tc>
        <w:tc>
          <w:tcPr>
            <w:tcW w:w="2075" w:type="dxa"/>
          </w:tcPr>
          <w:p w14:paraId="56FA139E">
            <w:pPr>
              <w:spacing w:after="20" w:line="240" w:lineRule="auto" w:before="20"/>
              <w:jc w:val="center"/>
            </w:pPr>
            <w:r>
              <w:rPr>
                <w:rFonts w:eastAsia="宋体" w:ascii="Times New Roman" w:hAnsi="Times New Roman" w:cs="Times New Roman"/>
                <w:b/>
                <w:sz w:val="21"/>
              </w:rPr>
              <w:t>负责</w:t>
            </w:r>
          </w:p>
        </w:tc>
        <w:tc>
          <w:tcPr>
            <w:tcW w:w="2075" w:type="dxa"/>
          </w:tcPr>
          <w:p w14:paraId="52CF816B">
            <w:pPr>
              <w:spacing w:after="20" w:line="240" w:lineRule="auto" w:before="20"/>
              <w:jc w:val="center"/>
            </w:pPr>
            <w:r>
              <w:rPr>
                <w:rFonts w:eastAsia="宋体" w:ascii="Times New Roman" w:hAnsi="Times New Roman" w:cs="Times New Roman"/>
                <w:b/>
                <w:sz w:val="21"/>
              </w:rPr>
              <w:t>不负责</w:t>
            </w:r>
          </w:p>
        </w:tc>
      </w:tr>
      <w:tr w14:paraId="4563D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360207C7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硬件</w:t>
            </w:r>
          </w:p>
        </w:tc>
        <w:tc>
          <w:tcPr>
            <w:tcW w:w="2075" w:type="dxa"/>
          </w:tcPr>
          <w:p w14:paraId="06F13EC7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探头、主控、执行器、缸沿结构、摄像头</w:t>
            </w:r>
          </w:p>
        </w:tc>
        <w:tc>
          <w:tcPr>
            <w:tcW w:w="2075" w:type="dxa"/>
          </w:tcPr>
          <w:p w14:paraId="700217D4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测量、决策、执行、图像采集</w:t>
            </w:r>
          </w:p>
        </w:tc>
        <w:tc>
          <w:tcPr>
            <w:tcW w:w="2075" w:type="dxa"/>
          </w:tcPr>
          <w:p w14:paraId="1B59216B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不保存养护记录</w:t>
            </w:r>
          </w:p>
        </w:tc>
      </w:tr>
      <w:tr w14:paraId="187EF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21C9AEF7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软件</w:t>
            </w:r>
          </w:p>
        </w:tc>
        <w:tc>
          <w:tcPr>
            <w:tcW w:w="2075" w:type="dxa"/>
          </w:tcPr>
          <w:p w14:paraId="514A09D4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网页、计算机端、手机 App</w:t>
            </w:r>
          </w:p>
        </w:tc>
        <w:tc>
          <w:tcPr>
            <w:tcW w:w="2075" w:type="dxa"/>
          </w:tcPr>
          <w:p w14:paraId="2067EA87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监视、人工干预、记录、提醒、水型化显示</w:t>
            </w:r>
          </w:p>
        </w:tc>
        <w:tc>
          <w:tcPr>
            <w:tcW w:w="2075" w:type="dxa"/>
          </w:tcPr>
          <w:p w14:paraId="4D9CEEB8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不在云端进行每秒决策</w:t>
            </w:r>
          </w:p>
        </w:tc>
      </w:tr>
      <w:tr w14:paraId="2AB99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5940A8EC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云端</w:t>
            </w:r>
          </w:p>
        </w:tc>
        <w:tc>
          <w:tcPr>
            <w:tcW w:w="2075" w:type="dxa"/>
          </w:tcPr>
          <w:p w14:paraId="209D5155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加密消息服务</w:t>
            </w:r>
          </w:p>
        </w:tc>
        <w:tc>
          <w:tcPr>
            <w:tcW w:w="2075" w:type="dxa"/>
          </w:tcPr>
          <w:p w14:paraId="4E45FD6C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传递最近状态、照片与允许的命令</w:t>
            </w:r>
          </w:p>
        </w:tc>
        <w:tc>
          <w:tcPr>
            <w:tcW w:w="2075" w:type="dxa"/>
          </w:tcPr>
          <w:p w14:paraId="6E180660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不直接接通阀门或加热</w:t>
            </w:r>
          </w:p>
        </w:tc>
      </w:tr>
    </w:tbl>
    <w:p w14:paraId="2C10BD3D">
      <w:pPr>
        <w:spacing w:line="360" w:lineRule="auto"/>
        <w:rPr>
          <w:lang w:eastAsia="zh-CN"/>
        </w:rPr>
      </w:pPr>
    </w:p>
    <w:p w14:paraId="193894CB">
      <w:pPr>
        <w:spacing w:before="60" w:after="60" w:line="360" w:lineRule="auto"/>
        <w:jc w:val="left"/>
        <w:rPr>
          <w:lang w:eastAsia="zh-CN"/>
        </w:rPr>
      </w:pPr>
      <w:r>
        <w:rPr>
          <w:rFonts w:eastAsia="黑体" w:ascii="Times New Roman" w:hAnsi="Times New Roman" w:cs="Times New Roman"/>
          <w:b/>
          <w:sz w:val="24"/>
          <w:lang w:eastAsia="zh-CN"/>
        </w:rPr>
        <w:t>3.2 硬件总体与供电原理</w:t>
      </w:r>
    </w:p>
    <w:p w14:paraId="2AB0FC1A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系统由两台独立设备组成：ESP32 主板（传感与控制）和 ESP32-CAM（视觉）。整机采用单路外部电源：220V 适配器输出 12V/3A，经 PG16 进入 200×120×75 mm 防水盒。盒内 LM2596S（≥3A，空载先调至 5.0V）产生 5V 母线，ESP32 板载 LDO 仅提供短距 3.3V。加热棒与水族灯使用自备电源，只经继电器触点切换，不并入 12V 轨。</w:t>
      </w:r>
    </w:p>
    <w:p w14:paraId="1A505D55">
      <w:pPr>
        <w:spacing w:line="360" w:lineRule="auto"/>
        <w:jc w:val="center"/>
      </w:pPr>
      <w:r>
        <w:rPr>
          <w:rFonts w:ascii="Times New Roman" w:hAnsi="Times New Roman" w:eastAsia="宋体" w:cs="Times New Roman"/>
          <w:sz w:val="24"/>
        </w:rPr>
        <w:drawing>
          <wp:inline distT="0" distB="0" distL="0" distR="0">
            <wp:extent cx="5039995" cy="20840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8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6C19D">
      <w:pPr>
        <w:spacing w:before="60" w:after="120" w:line="360" w:lineRule="auto"/>
        <w:jc w:val="center"/>
        <w:rPr>
          <w:lang w:eastAsia="zh-CN"/>
        </w:rPr>
      </w:pPr>
      <w:r>
        <w:rPr>
          <w:rFonts w:ascii="Times New Roman" w:hAnsi="Times New Roman" w:eastAsia="宋体" w:cs="Times New Roman"/>
          <w:sz w:val="21"/>
          <w:lang w:eastAsia="zh-CN"/>
        </w:rPr>
        <w:t>图3-1  整机单电源三轨原理</w:t>
      </w:r>
    </w:p>
    <w:p w14:paraId="1858F1B7">
      <w:pPr>
        <w:spacing w:before="60" w:after="120" w:line="360" w:lineRule="auto"/>
        <w:jc w:val="center"/>
      </w:pPr>
      <w:r>
        <w:rPr>
          <w:rFonts w:ascii="Times New Roman" w:hAnsi="Times New Roman" w:eastAsia="宋体" w:cs="Times New Roman"/>
          <w:sz w:val="21"/>
        </w:rPr>
        <w:t>表3-2  三电压轨分配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6DA74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73DBC18">
            <w:pPr>
              <w:spacing w:after="20" w:line="240" w:lineRule="auto" w:before="20"/>
              <w:jc w:val="center"/>
            </w:pPr>
            <w:r>
              <w:rPr>
                <w:rFonts w:eastAsia="宋体" w:ascii="Times New Roman" w:hAnsi="Times New Roman" w:cs="Times New Roman"/>
                <w:b/>
                <w:sz w:val="21"/>
              </w:rPr>
              <w:t>电压轨</w:t>
            </w:r>
          </w:p>
        </w:tc>
        <w:tc>
          <w:tcPr>
            <w:tcW w:w="2767" w:type="dxa"/>
          </w:tcPr>
          <w:p w14:paraId="0665AA8E">
            <w:pPr>
              <w:spacing w:after="20" w:line="240" w:lineRule="auto" w:before="20"/>
              <w:jc w:val="center"/>
            </w:pPr>
            <w:r>
              <w:rPr>
                <w:rFonts w:eastAsia="宋体" w:ascii="Times New Roman" w:hAnsi="Times New Roman" w:cs="Times New Roman"/>
                <w:b/>
                <w:sz w:val="21"/>
              </w:rPr>
              <w:t>来源</w:t>
            </w:r>
          </w:p>
        </w:tc>
        <w:tc>
          <w:tcPr>
            <w:tcW w:w="2767" w:type="dxa"/>
          </w:tcPr>
          <w:p w14:paraId="054CC828">
            <w:pPr>
              <w:spacing w:after="20" w:line="240" w:lineRule="auto" w:before="20"/>
              <w:jc w:val="center"/>
            </w:pPr>
            <w:r>
              <w:rPr>
                <w:rFonts w:eastAsia="宋体" w:ascii="Times New Roman" w:hAnsi="Times New Roman" w:cs="Times New Roman"/>
                <w:b/>
                <w:sz w:val="21"/>
              </w:rPr>
              <w:t>负载</w:t>
            </w:r>
          </w:p>
        </w:tc>
      </w:tr>
      <w:tr w14:paraId="7A83D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464F0641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12V</w:t>
            </w:r>
          </w:p>
        </w:tc>
        <w:tc>
          <w:tcPr>
            <w:tcW w:w="2767" w:type="dxa"/>
          </w:tcPr>
          <w:p w14:paraId="60AFCAFF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适配器经 PG16</w:t>
            </w:r>
          </w:p>
        </w:tc>
        <w:tc>
          <w:tcPr>
            <w:tcW w:w="2767" w:type="dxa"/>
          </w:tcPr>
          <w:p w14:paraId="530B7B3E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泵、喂食、CO₂阀、TDS/pH 从机</w:t>
            </w:r>
          </w:p>
        </w:tc>
      </w:tr>
      <w:tr w14:paraId="633BE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E89E5DF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5V</w:t>
            </w:r>
          </w:p>
        </w:tc>
        <w:tc>
          <w:tcPr>
            <w:tcW w:w="2767" w:type="dxa"/>
          </w:tcPr>
          <w:p w14:paraId="7B446FDA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LM2596S</w:t>
            </w:r>
          </w:p>
        </w:tc>
        <w:tc>
          <w:tcPr>
            <w:tcW w:w="2767" w:type="dxa"/>
          </w:tcPr>
          <w:p w14:paraId="0B840837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ESP32、SR04、TF、USB-A 供 CAM</w:t>
            </w:r>
          </w:p>
        </w:tc>
      </w:tr>
      <w:tr w14:paraId="5E4B4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D708862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3.3V</w:t>
            </w:r>
          </w:p>
        </w:tc>
        <w:tc>
          <w:tcPr>
            <w:tcW w:w="2767" w:type="dxa"/>
          </w:tcPr>
          <w:p w14:paraId="312CC1F0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板载 LDO</w:t>
            </w:r>
          </w:p>
        </w:tc>
        <w:tc>
          <w:tcPr>
            <w:tcW w:w="2767" w:type="dxa"/>
          </w:tcPr>
          <w:p w14:paraId="1D18DFB8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上拉与逻辑，禁止外带大电流</w:t>
            </w:r>
          </w:p>
        </w:tc>
      </w:tr>
      <w:tr w14:paraId="27B38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9D29A42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自备</w:t>
            </w:r>
          </w:p>
        </w:tc>
        <w:tc>
          <w:tcPr>
            <w:tcW w:w="2767" w:type="dxa"/>
          </w:tcPr>
          <w:p w14:paraId="6F748302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负载电源</w:t>
            </w:r>
          </w:p>
        </w:tc>
        <w:tc>
          <w:tcPr>
            <w:tcW w:w="2767" w:type="dxa"/>
          </w:tcPr>
          <w:p w14:paraId="63D2C3EF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220V 加热只切相线；灯走 DC 触点</w:t>
            </w:r>
          </w:p>
        </w:tc>
      </w:tr>
    </w:tbl>
    <w:p w14:paraId="2DCF996E">
      <w:pPr>
        <w:spacing w:line="360" w:lineRule="auto"/>
        <w:rPr>
          <w:lang w:eastAsia="zh-CN"/>
        </w:rPr>
      </w:pPr>
    </w:p>
    <w:p w14:paraId="2FADEB71">
      <w:pPr>
        <w:spacing w:line="360" w:lineRule="auto"/>
        <w:jc w:val="center"/>
        <w:rPr>
          <w:lang w:eastAsia="zh-CN"/>
        </w:rPr>
      </w:pPr>
      <w:r>
        <w:rPr>
          <w:rFonts w:ascii="Times New Roman" w:hAnsi="Times New Roman" w:eastAsia="宋体" w:cs="Times New Roman"/>
          <w:sz w:val="24"/>
        </w:rPr>
        <w:drawing>
          <wp:inline distT="0" distB="0" distL="0" distR="0">
            <wp:extent cx="5039995" cy="34016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7B3BA">
      <w:pPr>
        <w:spacing w:before="60" w:after="120" w:line="360" w:lineRule="auto"/>
        <w:jc w:val="center"/>
        <w:rPr>
          <w:rFonts w:hint="eastAsia"/>
          <w:lang w:eastAsia="zh-CN"/>
        </w:rPr>
      </w:pPr>
      <w:r>
        <w:rPr>
          <w:rFonts w:ascii="Times New Roman" w:hAnsi="Times New Roman" w:eastAsia="宋体" w:cs="Times New Roman"/>
          <w:sz w:val="21"/>
          <w:lang w:eastAsia="zh-CN"/>
        </w:rPr>
        <w:t>图3-2  防水盒内部分区（强弱电分离）</w:t>
      </w:r>
      <w:r>
        <w:rPr>
          <w:rFonts w:hint="eastAsia" w:ascii="Times New Roman" w:hAnsi="Times New Roman" w:eastAsia="宋体" w:cs="Times New Roman"/>
          <w:sz w:val="21"/>
          <w:lang w:eastAsia="zh-CN"/>
        </w:rPr>
      </w:r>
      <w:r>
        <w:rPr>
          <w:rFonts w:ascii="Times New Roman" w:hAnsi="Times New Roman" w:eastAsia="宋体" w:cs="Times New Roman"/>
          <w:sz w:val="21"/>
          <w:lang w:eastAsia="zh-CN"/>
        </w:rPr>
      </w:r>
    </w:p>
    <w:p w14:paraId="12C7A16F">
      <w:pPr>
        <w:spacing w:line="360" w:lineRule="auto"/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lang w:eastAsia="zh-CN"/>
        </w:rPr>
        <w:drawing>
          <wp:inline distT="0" distB="0" distL="0" distR="0">
            <wp:extent cx="3938270" cy="5247640"/>
            <wp:effectExtent l="0" t="6985" r="0" b="0"/>
            <wp:docPr id="37185945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59457" name="图片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957848" cy="5273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3E5F0">
      <w:pPr>
        <w:spacing w:line="360" w:lineRule="auto" w:before="60" w:after="120"/>
        <w:jc w:val="center"/>
        <w:rPr>
          <w:rFonts w:hint="eastAsia" w:ascii="宋体" w:hAnsi="宋体"/>
          <w:bCs/>
          <w:lang w:eastAsia="zh-CN"/>
        </w:rPr>
      </w:pPr>
      <w:r>
        <w:rPr>
          <w:rFonts w:ascii="Times New Roman" w:hAnsi="Times New Roman" w:eastAsia="宋体" w:cs="Times New Roman"/>
          <w:bCs/>
          <w:sz w:val="21"/>
          <w:lang w:eastAsia="zh-CN"/>
        </w:rPr>
        <w:t>图3-3  主板与 485、继电器、MOS 接线实物</w:t>
      </w:r>
      <w:r>
        <w:rPr>
          <w:rFonts w:hint="eastAsia" w:ascii="Times New Roman" w:hAnsi="Times New Roman" w:eastAsia="宋体" w:cs="Times New Roman"/>
          <w:bCs/>
          <w:sz w:val="21"/>
          <w:lang w:eastAsia="zh-CN"/>
        </w:rPr>
      </w:r>
      <w:r>
        <w:rPr>
          <w:rFonts w:ascii="Times New Roman" w:hAnsi="Times New Roman" w:eastAsia="宋体" w:cs="Times New Roman"/>
          <w:bCs/>
          <w:sz w:val="21"/>
          <w:lang w:eastAsia="zh-CN"/>
        </w:rPr>
      </w:r>
    </w:p>
    <w:p w14:paraId="6C592384">
      <w:pPr>
        <w:spacing w:before="60" w:after="60" w:line="360" w:lineRule="auto"/>
        <w:jc w:val="left"/>
        <w:rPr>
          <w:lang w:eastAsia="zh-CN"/>
        </w:rPr>
      </w:pPr>
      <w:r>
        <w:rPr>
          <w:rFonts w:eastAsia="黑体" w:ascii="Times New Roman" w:hAnsi="Times New Roman" w:cs="Times New Roman"/>
          <w:b/>
          <w:sz w:val="24"/>
          <w:lang w:eastAsia="zh-CN"/>
        </w:rPr>
        <w:t>3.3 传感原理与电路</w:t>
      </w:r>
    </w:p>
    <w:p w14:paraId="32B47E8F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本地三类传感器点对点接入：DS18B20 为漏极开路单总线，DATA 必须经 4.7k</w:t>
      </w:r>
      <w:r>
        <w:rPr>
          <w:rFonts w:ascii="Times New Roman" w:hAnsi="Times New Roman" w:eastAsia="宋体" w:cs="Times New Roman"/>
          <w:sz w:val="24"/>
        </w:rPr>
        <w:t>Ω</w:t>
      </w:r>
      <w:r>
        <w:rPr>
          <w:rFonts w:ascii="Times New Roman" w:hAnsi="Times New Roman" w:eastAsia="宋体" w:cs="Times New Roman"/>
          <w:sz w:val="24"/>
          <w:lang w:eastAsia="zh-CN"/>
        </w:rPr>
        <w:t xml:space="preserve"> 上拉到 3.3V；HC-SR04 的 ECHO 为 5V，经 1k</w:t>
      </w:r>
      <w:r>
        <w:rPr>
          <w:rFonts w:ascii="Times New Roman" w:hAnsi="Times New Roman" w:eastAsia="宋体" w:cs="Times New Roman"/>
          <w:sz w:val="24"/>
        </w:rPr>
        <w:t>Ω</w:t>
      </w:r>
      <w:r>
        <w:rPr>
          <w:rFonts w:ascii="Times New Roman" w:hAnsi="Times New Roman" w:eastAsia="宋体" w:cs="Times New Roman"/>
          <w:sz w:val="24"/>
          <w:lang w:eastAsia="zh-CN"/>
        </w:rPr>
        <w:t xml:space="preserve"> 与 2k</w:t>
      </w:r>
      <w:r>
        <w:rPr>
          <w:rFonts w:ascii="Times New Roman" w:hAnsi="Times New Roman" w:eastAsia="宋体" w:cs="Times New Roman"/>
          <w:sz w:val="24"/>
        </w:rPr>
        <w:t>Ω</w:t>
      </w:r>
      <w:r>
        <w:rPr>
          <w:rFonts w:ascii="Times New Roman" w:hAnsi="Times New Roman" w:eastAsia="宋体" w:cs="Times New Roman"/>
          <w:sz w:val="24"/>
          <w:lang w:eastAsia="zh-CN"/>
        </w:rPr>
        <w:t xml:space="preserve"> 分压后接入 GPIO26，节点电压约 3.3V；BH1750 走硬件 I2C，ADO 悬空时地址 0x23。水位按空/满两点标定，超声探头垂直朝下并避开约 2cm 盲区。</w:t>
      </w:r>
    </w:p>
    <w:p w14:paraId="1C147C07">
      <w:pPr>
        <w:spacing w:line="360" w:lineRule="auto"/>
        <w:jc w:val="center"/>
        <w:rPr>
          <w:lang w:eastAsia="zh-CN"/>
        </w:rPr>
      </w:pPr>
      <w:r>
        <w:rPr>
          <w:rFonts w:ascii="Times New Roman" w:hAnsi="Times New Roman" w:eastAsia="宋体" w:cs="Times New Roman"/>
          <w:sz w:val="24"/>
        </w:rPr>
        <w:drawing>
          <wp:inline distT="0" distB="0" distL="0" distR="0">
            <wp:extent cx="5039360" cy="456374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7"/>
                    <a:srcRect t="16400" b="476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6491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8F687">
      <w:pPr>
        <w:spacing w:before="60" w:after="120" w:line="360" w:lineRule="auto"/>
        <w:jc w:val="center"/>
        <w:rPr>
          <w:rFonts w:hint="eastAsia"/>
          <w:lang w:eastAsia="zh-CN"/>
        </w:rPr>
      </w:pPr>
      <w:r>
        <w:rPr>
          <w:rFonts w:ascii="Times New Roman" w:hAnsi="Times New Roman" w:eastAsia="宋体" w:cs="Times New Roman"/>
          <w:sz w:val="21"/>
          <w:lang w:eastAsia="zh-CN"/>
        </w:rPr>
        <w:t>图3-4  本地传感器阻容接法</w:t>
      </w:r>
    </w:p>
    <w:p w14:paraId="58E6DFA6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</w:rPr>
        <w:t>TDS 与 pH/ORP 挂在同一条 RS485 差分总线上，主站 UART1（TX17/RX16/DE4），9600 8N1、功能码 03。TDS 固定地址 2，寄存器 0/2 乘 0.01 得 ppm，其 NTC 探头必须接入，否则会按极低温补偿导致读数虚高约 3 倍。</w:t>
      </w:r>
      <w:r>
        <w:rPr>
          <w:rFonts w:ascii="Times New Roman" w:hAnsi="Times New Roman" w:eastAsia="宋体" w:cs="Times New Roman"/>
          <w:sz w:val="24"/>
          <w:lang w:eastAsia="zh-CN"/>
        </w:rPr>
        <w:t>pH 变送器固定地址 3，寄存器 1 为 pH（×0.01），寄存器 9 为 ORP（×0.1 mV）。两从机独立供电，A/B 不得反接，也不得从总线取电；485 适配器 GND 必须与主板共地。</w:t>
      </w:r>
    </w:p>
    <w:p w14:paraId="7F5F6EAA">
      <w:pPr>
        <w:spacing w:before="60" w:after="60" w:line="360" w:lineRule="auto"/>
        <w:jc w:val="left"/>
        <w:rPr>
          <w:lang w:eastAsia="zh-CN"/>
        </w:rPr>
      </w:pPr>
      <w:r>
        <w:rPr>
          <w:rFonts w:eastAsia="黑体" w:ascii="Times New Roman" w:hAnsi="Times New Roman" w:cs="Times New Roman"/>
          <w:b/>
          <w:sz w:val="24"/>
          <w:lang w:eastAsia="zh-CN"/>
        </w:rPr>
        <w:t>3.4 执行器原理</w:t>
      </w:r>
    </w:p>
    <w:p w14:paraId="0B257A9A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四路继电器为低电平触发：固件上电先把控制脚拉高，触点保持断开。功率回路一律为“电源正极进 COM、NO 出到负载正极、负载负极回电源负极”，与控制侧 5V 隔离。补水泵占用 GPIO5（strapping），必须另加 10k</w:t>
      </w:r>
      <w:r>
        <w:rPr>
          <w:rFonts w:ascii="Times New Roman" w:hAnsi="Times New Roman" w:eastAsia="宋体" w:cs="Times New Roman"/>
          <w:sz w:val="24"/>
        </w:rPr>
        <w:t>Ω</w:t>
      </w:r>
      <w:r>
        <w:rPr>
          <w:rFonts w:ascii="Times New Roman" w:hAnsi="Times New Roman" w:eastAsia="宋体" w:cs="Times New Roman"/>
          <w:sz w:val="24"/>
          <w:lang w:eastAsia="zh-CN"/>
        </w:rPr>
        <w:t xml:space="preserve"> 上拉到 3.3V，防止上电误吸合。CO₂ 电磁阀由 GPIO33 驱动 MOS 低边开关，阀负极接模块 OUT−，并建议在感性负载两端加续流二极管。喂食为定时脉冲（默认约 800 ms），对应转盘机构转过一格，而不是持续通电。</w:t>
      </w:r>
    </w:p>
    <w:p w14:paraId="556AA05A">
      <w:pPr>
        <w:spacing w:before="60" w:after="120" w:line="360" w:lineRule="auto"/>
        <w:jc w:val="center"/>
        <w:rPr>
          <w:sz w:val="21"/>
          <w:lang w:eastAsia="zh-CN"/>
        </w:rPr>
      </w:pPr>
      <w:r>
        <w:rPr>
          <w:rFonts w:ascii="Times New Roman" w:hAnsi="Times New Roman" w:eastAsia="宋体" w:cs="Times New Roman"/>
          <w:sz w:val="24"/>
        </w:rPr>
        <w:drawing>
          <wp:inline distT="0" distB="0" distL="0" distR="0">
            <wp:extent cx="4843904" cy="5544000"/>
            <wp:effectExtent l="0" t="0" r="889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8"/>
                    <a:srcRect b="5078"/>
                    <a:stretch>
                      <a:fillRect/>
                    </a:stretch>
                  </pic:blipFill>
                  <pic:spPr>
                    <a:xfrm>
                      <a:off x="0" y="0"/>
                      <a:ext cx="4843904" cy="5544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9B01B">
      <w:pPr>
        <w:spacing w:before="60" w:after="120" w:line="360" w:lineRule="auto"/>
        <w:jc w:val="center"/>
        <w:rPr>
          <w:rFonts w:hint="eastAsia"/>
          <w:lang w:eastAsia="zh-CN"/>
        </w:rPr>
      </w:pPr>
      <w:r>
        <w:rPr>
          <w:rFonts w:ascii="Times New Roman" w:hAnsi="Times New Roman" w:eastAsia="宋体" w:cs="Times New Roman"/>
          <w:sz w:val="21"/>
          <w:lang w:eastAsia="zh-CN"/>
        </w:rPr>
        <w:t>图3-5  继电器触点与 CO₂ 低边开关</w:t>
      </w:r>
    </w:p>
    <w:p w14:paraId="5055F1D2">
      <w:pPr>
        <w:spacing w:before="60" w:after="60" w:line="360" w:lineRule="auto"/>
        <w:jc w:val="left"/>
        <w:rPr>
          <w:lang w:eastAsia="zh-CN"/>
        </w:rPr>
      </w:pPr>
      <w:r>
        <w:rPr>
          <w:rFonts w:eastAsia="黑体" w:ascii="Times New Roman" w:hAnsi="Times New Roman" w:cs="Times New Roman"/>
          <w:b/>
          <w:sz w:val="24"/>
          <w:lang w:eastAsia="zh-CN"/>
        </w:rPr>
        <w:t>3.5 结构装备（3D 打印件）</w:t>
      </w:r>
    </w:p>
    <w:p w14:paraId="0C2AE26E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电子模块装入防水盒，探头与摄像头用 3D 打印件固定在缸沿，经 PG12 出线。探头支架为倒 L 加整体 H 夹：上横板高于缸沿，下横板伸入水中导向，四孔分别对应水温、TDS、pH 与 pH 温补。超声支架把 HC-SR04 吊在横板下方，声波垂直向下。喂食器为 8 格水平转盘加低速直流电机，一次继电器脉冲对应一格落料。摄像头、光照模块与密封件另有独立外壳与挂架。</w:t>
      </w:r>
    </w:p>
    <w:p w14:paraId="68B21D61">
      <w:pPr>
        <w:spacing w:line="360" w:lineRule="auto"/>
        <w:jc w:val="center"/>
        <w:rPr>
          <w:lang w:eastAsia="zh-CN"/>
        </w:rPr>
      </w:pPr>
      <w:r>
        <w:rPr>
          <w:rFonts w:ascii="Times New Roman" w:hAnsi="Times New Roman" w:eastAsia="宋体" w:cs="Times New Roman"/>
          <w:sz w:val="24"/>
        </w:rPr>
        <w:drawing>
          <wp:inline distT="0" distB="0" distL="0" distR="0">
            <wp:extent cx="5039360" cy="5212080"/>
            <wp:effectExtent l="0" t="0" r="889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9"/>
                    <a:srcRect b="1215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2122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4F256">
      <w:pPr>
        <w:spacing w:before="60" w:after="120" w:line="360" w:lineRule="auto"/>
        <w:jc w:val="center"/>
        <w:rPr>
          <w:lang w:eastAsia="zh-CN"/>
        </w:rPr>
      </w:pPr>
      <w:r>
        <w:rPr>
          <w:rFonts w:ascii="Times New Roman" w:hAnsi="Times New Roman" w:eastAsia="宋体" w:cs="Times New Roman"/>
          <w:sz w:val="21"/>
          <w:lang w:eastAsia="zh-CN"/>
        </w:rPr>
        <w:t>图3-6  三类关键结构件尺寸原理</w:t>
      </w:r>
    </w:p>
    <w:p w14:paraId="47026B7C">
      <w:pPr>
        <w:spacing w:line="360" w:lineRule="auto"/>
        <w:jc w:val="center"/>
        <w:rPr>
          <w:rFonts w:hint="eastAsia"/>
          <w:lang w:eastAsia="zh-CN"/>
        </w:rPr>
      </w:pPr>
    </w:p>
    <w:p w14:paraId="141DF5E5">
      <w:pPr>
        <w:spacing w:before="60" w:after="60" w:line="360" w:lineRule="auto"/>
        <w:jc w:val="left"/>
        <w:rPr>
          <w:lang w:eastAsia="zh-CN"/>
        </w:rPr>
      </w:pPr>
      <w:r>
        <w:rPr>
          <w:rFonts w:eastAsia="黑体" w:ascii="Times New Roman" w:hAnsi="Times New Roman" w:cs="Times New Roman"/>
          <w:b/>
          <w:sz w:val="24"/>
          <w:lang w:eastAsia="zh-CN"/>
        </w:rPr>
        <w:t>3.6 云边协同</w:t>
      </w:r>
    </w:p>
    <w:p w14:paraId="5C6F1BFF">
      <w:pPr>
        <w:spacing w:after="0" w:line="360" w:lineRule="auto"/>
        <w:ind w:firstLine="420"/>
        <w:rPr>
          <w:del w:id="0" w:author="Brig" w:date="2026-10-08T12:11:26Z"/>
          <w:lang w:eastAsia="zh-CN"/>
        </w:rPr>
      </w:pPr>
      <w:del w:id="1" w:author="Brig" w:date="2026-10-08T12:11:26Z">
        <w:r>
          <w:rPr>
            <w:lang w:eastAsia="zh-CN"/>
          </w:rPr>
          <w:delText>第1章要求现场可以即时操作，离场后仍能获知鱼缸状态，网络中断时又不得失去约束。因此现场与云端必须分工，而不能将决策转移到云端。</w:delText>
        </w:r>
      </w:del>
    </w:p>
    <w:p w14:paraId="2D91DC41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用户处于同一无线网络时，手机与计算机直接连接主控。页面约每秒更新，人工干预立即生效。此时可以不经过云端。</w:t>
      </w:r>
    </w:p>
    <w:p w14:paraId="4FBB828D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用户离场后，主控约每 30 秒将水温、酸碱度、溶解性固体、水位、光照及各路开关状态发至云端，并保留最近一帧。照明、加热、补水、投喂或气阀发生变化时，再立即补发一条事件。摄像头将最近一张照片单独上传，供手机查看。</w:t>
      </w:r>
    </w:p>
    <w:p w14:paraId="634433F9">
      <w:pPr>
        <w:spacing w:line="360" w:lineRule="auto"/>
        <w:jc w:val="center"/>
        <w:rPr>
          <w:lang w:eastAsia="zh-CN"/>
        </w:rPr>
      </w:pPr>
      <w:r>
        <w:rPr>
          <w:rFonts w:ascii="Times New Roman" w:hAnsi="Times New Roman" w:eastAsia="宋体" w:cs="Times New Roman"/>
          <w:sz w:val="24"/>
        </w:rPr>
        <w:drawing>
          <wp:inline distT="0" distB="0" distL="0" distR="0">
            <wp:extent cx="5039360" cy="54254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0"/>
                    <a:srcRect t="8109" b="45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4254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D5626">
      <w:pPr>
        <w:spacing w:line="360" w:lineRule="auto" w:before="60" w:after="120"/>
        <w:jc w:val="center"/>
        <w:rPr>
          <w:rFonts w:hint="eastAsia"/>
          <w:lang w:eastAsia="zh-CN"/>
        </w:rPr>
      </w:pPr>
      <w:r>
        <w:rPr>
          <w:rFonts w:ascii="Times New Roman" w:hAnsi="Times New Roman" w:eastAsia="宋体" w:cs="Times New Roman"/>
          <w:sz w:val="21"/>
          <w:lang w:eastAsia="zh-CN"/>
        </w:rPr>
        <w:t>图3-7  云边协同流程</w:t>
      </w:r>
    </w:p>
    <w:p w14:paraId="463C1CB8">
      <w:pPr>
        <w:spacing w:before="60" w:after="60" w:line="360" w:lineRule="auto"/>
        <w:jc w:val="left"/>
        <w:rPr>
          <w:lang w:eastAsia="zh-CN"/>
        </w:rPr>
      </w:pPr>
      <w:r>
        <w:rPr>
          <w:rFonts w:eastAsia="黑体" w:ascii="Times New Roman" w:hAnsi="Times New Roman" w:cs="Times New Roman"/>
          <w:b/>
          <w:sz w:val="24"/>
          <w:lang w:eastAsia="zh-CN"/>
        </w:rPr>
        <w:t>3.7 现场软件与上述流程的配合</w:t>
      </w:r>
    </w:p>
    <w:p w14:paraId="0B26A6D9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固件在现场按固定节拍工作：先确认主控未失去响应，再依次读取水质总线、水温、光照与水位，随后完成一次控制决策，最后将结果送至网页，并按周期送至云端。网页在编译时嵌入固件，主控上电即可打开，无需另行部署服务器。历史数据默认写入主控内部存储；插入存储卡后，约每 5 分钟再记录一次较密数据，供 24 小时与 7 天曲线查询。</w:t>
      </w:r>
    </w:p>
    <w:p w14:paraId="5568CE9C">
      <w:pPr>
        <w:spacing w:line="360" w:lineRule="auto"/>
        <w:jc w:val="center"/>
        <w:rPr>
          <w:lang w:eastAsia="zh-CN"/>
        </w:rPr>
      </w:pPr>
      <w:r>
        <w:rPr>
          <w:rFonts w:ascii="Times New Roman" w:hAnsi="Times New Roman" w:eastAsia="宋体" w:cs="Times New Roman"/>
          <w:sz w:val="24"/>
        </w:rPr>
        <w:drawing>
          <wp:inline distT="0" distB="0" distL="0" distR="0">
            <wp:extent cx="5038725" cy="257429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1"/>
                    <a:srcRect b="87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7485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AD269">
      <w:pPr>
        <w:spacing w:line="360" w:lineRule="auto" w:before="60" w:after="120"/>
        <w:jc w:val="center"/>
        <w:rPr>
          <w:rFonts w:hint="eastAsia"/>
          <w:lang w:eastAsia="zh-CN"/>
        </w:rPr>
      </w:pPr>
      <w:r>
        <w:rPr>
          <w:rFonts w:ascii="Times New Roman" w:hAnsi="Times New Roman" w:eastAsia="宋体" w:cs="Times New Roman"/>
          <w:sz w:val="21"/>
          <w:lang w:eastAsia="zh-CN"/>
        </w:rPr>
        <w:t>图3-8  软件分层</w:t>
      </w:r>
    </w:p>
    <w:p w14:paraId="1EDBD69A">
      <w:pPr>
        <w:spacing w:before="60" w:after="120" w:line="360" w:lineRule="auto"/>
        <w:jc w:val="center"/>
        <w:rPr>
          <w:sz w:val="21"/>
          <w:lang w:eastAsia="zh-CN"/>
        </w:rPr>
      </w:pPr>
      <w:r>
        <w:rPr>
          <w:rFonts w:ascii="Times New Roman" w:hAnsi="Times New Roman" w:eastAsia="宋体" w:cs="Times New Roman"/>
          <w:sz w:val="24"/>
        </w:rPr>
        <w:drawing>
          <wp:inline distT="0" distB="0" distL="0" distR="0">
            <wp:extent cx="5037455" cy="12585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2"/>
                    <a:srcRect b="1748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2595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2FE9A">
      <w:pPr>
        <w:spacing w:before="60" w:after="120" w:line="360" w:lineRule="auto"/>
        <w:jc w:val="center"/>
        <w:rPr>
          <w:rFonts w:hint="eastAsia"/>
          <w:lang w:eastAsia="zh-CN"/>
        </w:rPr>
      </w:pPr>
      <w:r>
        <w:rPr>
          <w:rFonts w:ascii="Times New Roman" w:hAnsi="Times New Roman" w:eastAsia="宋体" w:cs="Times New Roman"/>
          <w:sz w:val="21"/>
        </w:rPr>
        <w:t>图3-9  固件主循环</w:t>
      </w:r>
    </w:p>
    <w:p w14:paraId="764E3F18">
      <w:pPr>
        <w:spacing w:before="60" w:after="60" w:line="360" w:lineRule="auto"/>
        <w:jc w:val="left"/>
        <w:rPr>
          <w:lang w:eastAsia="zh-CN"/>
        </w:rPr>
      </w:pPr>
      <w:r>
        <w:rPr>
          <w:rFonts w:eastAsia="黑体" w:ascii="Times New Roman" w:hAnsi="Times New Roman" w:cs="Times New Roman"/>
          <w:b/>
          <w:sz w:val="24"/>
          <w:lang w:eastAsia="zh-CN"/>
        </w:rPr>
        <w:t>3.8 人机界面</w:t>
      </w:r>
      <w:del w:id="2" w:author="Brig" w:date="2026-10-08T12:17:54Z">
        <w:r>
          <w:rPr>
            <w:rFonts w:eastAsia="黑体"/>
            <w:b/>
            <w:lang w:eastAsia="zh-CN"/>
          </w:rPr>
          <w:delText>（截图预留）</w:delText>
        </w:r>
      </w:del>
    </w:p>
    <w:p w14:paraId="32D7842A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网页提供实时指标、手动或自动切换、变送器参数与历史曲线。计算机端适于长时间观察曲线并导出数据。手机分为概览、日志、计划与鱼缸四页，另设对话页用于水质说明与图像识别。Android 与鸿蒙共用该界面。</w:t>
      </w:r>
      <w:del w:id="3" w:author="Brig" w:date="2026-10-08T12:18:04Z">
        <w:r>
          <w:rPr>
            <w:lang w:eastAsia="zh-CN"/>
          </w:rPr>
          <w:delText>下文先给出组成关系，界面位置留空，便于随后插入实际截图。</w:delText>
        </w:r>
      </w:del>
    </w:p>
    <w:p w14:paraId="2305C2AA">
      <w:pPr>
        <w:spacing w:line="360" w:lineRule="auto"/>
        <w:jc w:val="center"/>
        <w:rPr>
          <w:lang w:eastAsia="zh-CN"/>
        </w:rPr>
      </w:pPr>
      <w:r>
        <w:rPr>
          <w:rFonts w:ascii="Times New Roman" w:hAnsi="Times New Roman" w:eastAsia="宋体" w:cs="Times New Roman"/>
          <w:sz w:val="24"/>
        </w:rPr>
        <w:drawing>
          <wp:inline distT="0" distB="0" distL="0" distR="0">
            <wp:extent cx="4251471" cy="554399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51471" cy="554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36402">
      <w:pPr>
        <w:spacing w:line="360" w:lineRule="auto" w:before="60" w:after="120"/>
        <w:jc w:val="center"/>
        <w:rPr>
          <w:rFonts w:hint="eastAsia"/>
          <w:lang w:eastAsia="zh-CN"/>
        </w:rPr>
      </w:pPr>
      <w:r>
        <w:rPr>
          <w:rFonts w:ascii="Times New Roman" w:hAnsi="Times New Roman" w:eastAsia="宋体" w:cs="Times New Roman"/>
          <w:sz w:val="21"/>
          <w:lang w:eastAsia="zh-CN"/>
        </w:rPr>
        <w:t>图3-10  App 组成框架</w:t>
      </w:r>
      <w:r>
        <w:rPr>
          <w:rFonts w:hint="eastAsia" w:ascii="Times New Roman" w:hAnsi="Times New Roman" w:eastAsia="宋体" w:cs="Times New Roman"/>
          <w:sz w:val="21"/>
          <w:lang w:eastAsia="zh-CN"/>
        </w:rPr>
      </w:r>
      <w:r>
        <w:rPr>
          <w:rFonts w:ascii="Times New Roman" w:hAnsi="Times New Roman" w:eastAsia="宋体" w:cs="Times New Roman"/>
          <w:sz w:val="21"/>
          <w:lang w:eastAsia="zh-CN"/>
        </w:rPr>
      </w:r>
      <w:r>
        <w:rPr>
          <w:rFonts w:ascii="Times New Roman" w:hAnsi="Times New Roman" w:eastAsia="宋体" w:cs="Times New Roman"/>
          <w:sz w:val="21"/>
          <w:lang w:eastAsia="zh-CN"/>
        </w:rPr>
      </w:r>
    </w:p>
    <w:p w14:paraId="33E69CE7">
      <w:pPr>
        <w:spacing w:line="360" w:lineRule="auto"/>
        <w:jc w:val="center"/>
        <w:rPr>
          <w:rFonts w:hint="eastAsia"/>
          <w:lang w:eastAsia="zh-CN"/>
        </w:rPr>
      </w:pPr>
      <w:r>
        <w:rPr>
          <w:rFonts w:ascii="Times New Roman" w:hAnsi="Times New Roman" w:eastAsia="宋体" w:cs="Times New Roman"/>
          <w:sz w:val="24"/>
        </w:rPr>
        <w:drawing>
          <wp:inline distT="0" distB="0" distL="114300" distR="114300">
            <wp:extent cx="5039442" cy="5544000"/>
            <wp:effectExtent l="0" t="0" r="0" b="0"/>
            <wp:docPr id="371859458" name="Picture 371859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59458" name="Picture 371859458"/>
                    <pic:cNvPicPr>
                      <a:picLocks noChangeAspect="1"/>
                    </pic:cNvPicPr>
                  </pic:nvPicPr>
                  <pic:blipFill>
                    <a:blip r:embed="rId24"/>
                    <a:srcRect t="3777"/>
                    <a:stretch>
                      <a:fillRect/>
                    </a:stretch>
                  </pic:blipFill>
                  <pic:spPr>
                    <a:xfrm>
                      <a:off x="0" y="0"/>
                      <a:ext cx="5039442" cy="55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DA3DB">
      <w:pPr>
        <w:spacing w:line="360" w:lineRule="auto" w:before="60" w:after="120"/>
        <w:jc w:val="center"/>
        <w:rPr>
          <w:rFonts w:hint="eastAsia"/>
          <w:szCs w:val="24"/>
          <w:lang w:eastAsia="zh-CN"/>
        </w:rPr>
      </w:pPr>
      <w:r>
        <w:rPr>
          <w:rFonts w:ascii="Times New Roman" w:hAnsi="Times New Roman" w:eastAsia="宋体" w:cs="Times New Roman"/>
          <w:bCs/>
          <w:sz w:val="21"/>
          <w:szCs w:val="24"/>
          <w:lang w:eastAsia="zh-CN"/>
        </w:rPr>
        <w:t>图3-11  App 概览</w:t>
      </w:r>
      <w:r>
        <w:rPr>
          <w:rFonts w:hint="eastAsia" w:ascii="Times New Roman" w:hAnsi="Times New Roman" w:eastAsia="宋体" w:cs="Times New Roman"/>
          <w:bCs/>
          <w:sz w:val="21"/>
          <w:szCs w:val="24"/>
          <w:lang w:eastAsia="zh-CN"/>
        </w:rPr>
      </w:r>
      <w:r>
        <w:rPr>
          <w:rFonts w:ascii="Times New Roman" w:hAnsi="Times New Roman" w:eastAsia="宋体" w:cs="Times New Roman"/>
          <w:bCs/>
          <w:sz w:val="21"/>
          <w:szCs w:val="24"/>
          <w:lang w:eastAsia="zh-CN"/>
        </w:rPr>
      </w:r>
    </w:p>
    <w:p w14:paraId="3323F25C">
      <w:pPr>
        <w:spacing w:before="120" w:after="120" w:line="360" w:lineRule="auto"/>
        <w:jc w:val="left"/>
        <w:rPr>
          <w:lang w:eastAsia="zh-CN"/>
        </w:rPr>
      </w:pPr>
      <w:r>
        <w:rPr>
          <w:rFonts w:eastAsia="黑体" w:ascii="Times New Roman" w:hAnsi="Times New Roman" w:cs="Times New Roman"/>
          <w:b/>
          <w:sz w:val="28"/>
          <w:lang w:eastAsia="zh-CN"/>
        </w:rPr>
        <w:t>4. 技术效果实现</w:t>
      </w:r>
    </w:p>
    <w:p w14:paraId="0515792F">
      <w:pPr>
        <w:spacing w:before="60" w:after="60" w:line="360" w:lineRule="auto"/>
        <w:jc w:val="left"/>
        <w:rPr>
          <w:lang w:eastAsia="zh-CN"/>
        </w:rPr>
      </w:pPr>
      <w:r>
        <w:rPr>
          <w:rFonts w:eastAsia="黑体" w:ascii="Times New Roman" w:hAnsi="Times New Roman" w:cs="Times New Roman"/>
          <w:b/>
          <w:sz w:val="24"/>
          <w:lang w:eastAsia="zh-CN"/>
        </w:rPr>
        <w:t>4.1 测试环境与方法</w:t>
      </w:r>
    </w:p>
    <w:p w14:paraId="23D6B7AC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测试在实验室的无线网络中进行，使用主控、摄像头、TDS 与酸碱度变送器，以及部分真实负载。</w:t>
      </w:r>
    </w:p>
    <w:p w14:paraId="7F5112C7">
      <w:pPr>
        <w:spacing w:before="60" w:after="120" w:line="360" w:lineRule="auto"/>
        <w:jc w:val="center"/>
        <w:rPr>
          <w:lang w:eastAsia="zh-CN"/>
        </w:rPr>
      </w:pPr>
      <w:r>
        <w:rPr>
          <w:rFonts w:ascii="Times New Roman" w:hAnsi="Times New Roman" w:eastAsia="宋体" w:cs="Times New Roman"/>
          <w:sz w:val="21"/>
          <w:lang w:eastAsia="zh-CN"/>
        </w:rPr>
        <w:t>表4-1  关键功能测试结果摘要</w:t>
      </w:r>
      <w:del w:id="4" w:author="Brig" w:date="2026-10-08T13:14:46Z">
        <w:r>
          <w:rPr>
            <w:sz w:val="21"/>
            <w:lang w:eastAsia="zh-CN"/>
          </w:rPr>
          <w:delText>（*无探头时仅验证通信）</w:delText>
        </w:r>
      </w:del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  <w:tblGridChange w:id="5">
          <w:tblGrid>
            <w:gridCol w:w="2075"/>
            <w:gridCol w:w="2075"/>
            <w:gridCol w:w="2075"/>
            <w:gridCol w:w="2075"/>
          </w:tblGrid>
        </w:tblGridChange>
      </w:tblGrid>
      <w:tr w14:paraId="33636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644A5F91">
            <w:pPr>
              <w:spacing w:after="20" w:line="240" w:lineRule="auto" w:before="20"/>
              <w:jc w:val="center"/>
            </w:pPr>
            <w:r>
              <w:rPr>
                <w:rFonts w:eastAsia="宋体" w:ascii="Times New Roman" w:hAnsi="Times New Roman" w:cs="Times New Roman"/>
                <w:b/>
                <w:sz w:val="21"/>
              </w:rPr>
              <w:t>用例</w:t>
            </w:r>
          </w:p>
        </w:tc>
        <w:tc>
          <w:tcPr>
            <w:tcW w:w="2075" w:type="dxa"/>
          </w:tcPr>
          <w:p w14:paraId="14412082">
            <w:pPr>
              <w:spacing w:after="20" w:line="240" w:lineRule="auto" w:before="20"/>
              <w:jc w:val="center"/>
            </w:pPr>
            <w:r>
              <w:rPr>
                <w:rFonts w:eastAsia="宋体" w:ascii="Times New Roman" w:hAnsi="Times New Roman" w:cs="Times New Roman"/>
                <w:b/>
                <w:sz w:val="21"/>
              </w:rPr>
              <w:t>操作</w:t>
            </w:r>
          </w:p>
        </w:tc>
        <w:tc>
          <w:tcPr>
            <w:tcW w:w="2075" w:type="dxa"/>
          </w:tcPr>
          <w:p w14:paraId="2188E51C">
            <w:pPr>
              <w:spacing w:after="20" w:line="240" w:lineRule="auto" w:before="20"/>
              <w:jc w:val="center"/>
            </w:pPr>
            <w:r>
              <w:rPr>
                <w:rFonts w:eastAsia="宋体" w:ascii="Times New Roman" w:hAnsi="Times New Roman" w:cs="Times New Roman"/>
                <w:b/>
                <w:sz w:val="21"/>
              </w:rPr>
              <w:t>期望</w:t>
            </w:r>
          </w:p>
        </w:tc>
        <w:tc>
          <w:tcPr>
            <w:tcW w:w="2075" w:type="dxa"/>
          </w:tcPr>
          <w:p w14:paraId="1BCA1A66">
            <w:pPr>
              <w:spacing w:after="20" w:line="240" w:lineRule="auto" w:before="20"/>
              <w:jc w:val="center"/>
            </w:pPr>
            <w:r>
              <w:rPr>
                <w:rFonts w:eastAsia="宋体" w:ascii="Times New Roman" w:hAnsi="Times New Roman" w:cs="Times New Roman"/>
                <w:b/>
                <w:sz w:val="21"/>
              </w:rPr>
              <w:t>结果</w:t>
            </w:r>
          </w:p>
        </w:tc>
      </w:tr>
      <w:tr w14:paraId="2B41A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07D391BF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上电安全</w:t>
            </w:r>
          </w:p>
        </w:tc>
        <w:tc>
          <w:tcPr>
            <w:tcW w:w="2075" w:type="dxa"/>
          </w:tcPr>
          <w:p w14:paraId="5A8B06FB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上电观察执行器</w:t>
            </w:r>
          </w:p>
        </w:tc>
        <w:tc>
          <w:tcPr>
            <w:tcW w:w="2075" w:type="dxa"/>
          </w:tcPr>
          <w:p w14:paraId="2297A6AC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默认全断</w:t>
            </w:r>
          </w:p>
        </w:tc>
        <w:tc>
          <w:tcPr>
            <w:tcW w:w="2075" w:type="dxa"/>
          </w:tcPr>
          <w:p w14:paraId="2EE1E602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 w14:paraId="68A66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6" w:author="Brig" w:date="2026-10-08T13:14:39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486" w:hRule="atLeast"/>
          <w:jc w:val="center"/>
          <w:trPrChange w:id="6" w:author="Brig" w:date="2026-10-08T13:14:39Z">
            <w:trPr>
              <w:jc w:val="center"/>
            </w:trPr>
          </w:trPrChange>
        </w:trPr>
        <w:tc>
          <w:tcPr>
            <w:tcW w:w="2075" w:type="dxa"/>
            <w:tcPrChange w:id="7" w:author="Brig" w:date="2026-10-08T13:14:39Z">
              <w:tcPr>
                <w:tcW w:w="2075" w:type="dxa"/>
              </w:tcPr>
            </w:tcPrChange>
          </w:tcPr>
          <w:p w14:paraId="1091092E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WiFi 配网</w:t>
            </w:r>
          </w:p>
        </w:tc>
        <w:tc>
          <w:tcPr>
            <w:tcW w:w="2075" w:type="dxa"/>
            <w:tcPrChange w:id="8" w:author="Brig" w:date="2026-10-08T13:14:39Z">
              <w:tcPr>
                <w:tcW w:w="2075" w:type="dxa"/>
              </w:tcPr>
            </w:tcPrChange>
          </w:tcPr>
          <w:p w14:paraId="2719F4B7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AP 门户保存凭据</w:t>
            </w:r>
          </w:p>
        </w:tc>
        <w:tc>
          <w:tcPr>
            <w:tcW w:w="2075" w:type="dxa"/>
            <w:tcPrChange w:id="9" w:author="Brig" w:date="2026-10-08T13:14:39Z">
              <w:tcPr>
                <w:tcW w:w="2075" w:type="dxa"/>
              </w:tcPr>
            </w:tcPrChange>
          </w:tcPr>
          <w:p w14:paraId="29CDE381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重启后入网</w:t>
            </w:r>
          </w:p>
        </w:tc>
        <w:tc>
          <w:tcPr>
            <w:tcW w:w="2075" w:type="dxa"/>
            <w:tcPrChange w:id="10" w:author="Brig" w:date="2026-10-08T13:14:39Z">
              <w:tcPr>
                <w:tcW w:w="2075" w:type="dxa"/>
              </w:tcPr>
            </w:tcPrChange>
          </w:tcPr>
          <w:p w14:paraId="5A9D893A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 w14:paraId="6F913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53B85CC0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mDNS 唯一</w:t>
            </w:r>
          </w:p>
        </w:tc>
        <w:tc>
          <w:tcPr>
            <w:tcW w:w="2075" w:type="dxa"/>
          </w:tcPr>
          <w:p w14:paraId="62CB0B10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两台主控同网</w:t>
            </w:r>
          </w:p>
        </w:tc>
        <w:tc>
          <w:tcPr>
            <w:tcW w:w="2075" w:type="dxa"/>
          </w:tcPr>
          <w:p w14:paraId="2274526F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不同主机名</w:t>
            </w:r>
          </w:p>
        </w:tc>
        <w:tc>
          <w:tcPr>
            <w:tcW w:w="2075" w:type="dxa"/>
          </w:tcPr>
          <w:p w14:paraId="638B3C32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 w14:paraId="07792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31BCA265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TDS 读取</w:t>
            </w:r>
          </w:p>
        </w:tc>
        <w:tc>
          <w:tcPr>
            <w:tcW w:w="2075" w:type="dxa"/>
          </w:tcPr>
          <w:p w14:paraId="2CAEBF74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地址正确接入</w:t>
            </w:r>
          </w:p>
        </w:tc>
        <w:tc>
          <w:tcPr>
            <w:tcW w:w="2075" w:type="dxa"/>
          </w:tcPr>
          <w:p w14:paraId="46F398E9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无持续离线</w:t>
            </w:r>
          </w:p>
        </w:tc>
        <w:tc>
          <w:tcPr>
            <w:tcW w:w="2075" w:type="dxa"/>
          </w:tcPr>
          <w:p w14:paraId="0A3DFF56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 w14:paraId="4A85F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4EDF0E14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pH 通信</w:t>
            </w:r>
          </w:p>
        </w:tc>
        <w:tc>
          <w:tcPr>
            <w:tcW w:w="2075" w:type="dxa"/>
          </w:tcPr>
          <w:p w14:paraId="5E2BF1BA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无探头仅变送器</w:t>
            </w:r>
          </w:p>
        </w:tc>
        <w:tc>
          <w:tcPr>
            <w:tcW w:w="2075" w:type="dxa"/>
          </w:tcPr>
          <w:p w14:paraId="56E54BF4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Modbus 有应答</w:t>
            </w:r>
          </w:p>
        </w:tc>
        <w:tc>
          <w:tcPr>
            <w:tcW w:w="2075" w:type="dxa"/>
          </w:tcPr>
          <w:p w14:paraId="359FB23F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通过*</w:t>
            </w:r>
          </w:p>
        </w:tc>
      </w:tr>
      <w:tr w14:paraId="73815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1043D2A9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CO₂ 手动</w:t>
            </w:r>
          </w:p>
        </w:tc>
        <w:tc>
          <w:tcPr>
            <w:tcW w:w="2075" w:type="dxa"/>
          </w:tcPr>
          <w:p w14:paraId="14F54ABB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Web 手动开关</w:t>
            </w:r>
          </w:p>
        </w:tc>
        <w:tc>
          <w:tcPr>
            <w:tcW w:w="2075" w:type="dxa"/>
          </w:tcPr>
          <w:p w14:paraId="2140974A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阀体动作</w:t>
            </w:r>
          </w:p>
        </w:tc>
        <w:tc>
          <w:tcPr>
            <w:tcW w:w="2075" w:type="dxa"/>
          </w:tcPr>
          <w:p w14:paraId="45F8C3EE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 w14:paraId="6CA07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44001180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CAM 抓拍</w:t>
            </w:r>
          </w:p>
        </w:tc>
        <w:tc>
          <w:tcPr>
            <w:tcW w:w="2075" w:type="dxa"/>
          </w:tcPr>
          <w:p w14:paraId="51AC2933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GET /capture</w:t>
            </w:r>
          </w:p>
        </w:tc>
        <w:tc>
          <w:tcPr>
            <w:tcW w:w="2075" w:type="dxa"/>
          </w:tcPr>
          <w:p w14:paraId="54B5713A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返回 JPEG</w:t>
            </w:r>
          </w:p>
        </w:tc>
        <w:tc>
          <w:tcPr>
            <w:tcW w:w="2075" w:type="dxa"/>
          </w:tcPr>
          <w:p w14:paraId="4FC5A6E5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  <w:tr w14:paraId="451B9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5" w:type="dxa"/>
          </w:tcPr>
          <w:p w14:paraId="63F991F2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TF(CAM)</w:t>
            </w:r>
          </w:p>
        </w:tc>
        <w:tc>
          <w:tcPr>
            <w:tcW w:w="2075" w:type="dxa"/>
          </w:tcPr>
          <w:p w14:paraId="7860E3C7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板载卡槽</w:t>
            </w:r>
          </w:p>
        </w:tc>
        <w:tc>
          <w:tcPr>
            <w:tcW w:w="2075" w:type="dxa"/>
          </w:tcPr>
          <w:p w14:paraId="380F3497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识别 SDHC</w:t>
            </w:r>
          </w:p>
        </w:tc>
        <w:tc>
          <w:tcPr>
            <w:tcW w:w="2075" w:type="dxa"/>
          </w:tcPr>
          <w:p w14:paraId="3A6162E4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通过</w:t>
            </w:r>
          </w:p>
        </w:tc>
      </w:tr>
    </w:tbl>
    <w:p w14:paraId="4F667A82">
      <w:pPr>
        <w:spacing w:line="360" w:lineRule="auto"/>
      </w:pPr>
    </w:p>
    <w:p w14:paraId="2067EE7C">
      <w:pPr>
        <w:spacing w:before="60" w:after="120" w:line="360" w:lineRule="auto"/>
        <w:jc w:val="center"/>
        <w:rPr>
          <w:sz w:val="21"/>
          <w:lang w:eastAsia="zh-CN"/>
        </w:rPr>
      </w:pPr>
      <w:r>
        <w:rPr>
          <w:rFonts w:ascii="Times New Roman" w:hAnsi="Times New Roman" w:eastAsia="宋体" w:cs="Times New Roman"/>
          <w:sz w:val="24"/>
        </w:rPr>
        <w:drawing>
          <wp:inline distT="0" distB="0" distL="114300" distR="114300">
            <wp:extent cx="5039995" cy="3383915"/>
            <wp:effectExtent l="0" t="0" r="8255" b="6985"/>
            <wp:docPr id="371859459" name="Picture 371859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59459" name="Picture 37185945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515DA">
      <w:pPr>
        <w:spacing w:before="60" w:after="120" w:line="360" w:lineRule="auto"/>
        <w:jc w:val="center"/>
        <w:rPr>
          <w:rFonts w:hint="default"/>
          <w:lang w:val="en-US" w:eastAsia="zh-CN"/>
        </w:rPr>
      </w:pPr>
      <w:r>
        <w:rPr>
          <w:rFonts w:ascii="Times New Roman" w:hAnsi="Times New Roman" w:eastAsia="宋体" w:cs="Times New Roman"/>
          <w:sz w:val="21"/>
          <w:lang w:eastAsia="zh-CN"/>
        </w:rPr>
        <w:t xml:space="preserve">图4-1  </w:t>
      </w:r>
      <w:del w:id="11" w:author="Brig" w:date="2026-10-08T13:40:41Z">
        <w:r>
          <w:rPr>
            <w:sz w:val="21"/>
            <w:lang w:eastAsia="zh-CN"/>
          </w:rPr>
          <w:delText>典型</w:delText>
        </w:r>
      </w:del>
      <w:r>
        <w:rPr>
          <w:rFonts w:ascii="Times New Roman" w:hAnsi="Times New Roman" w:eastAsia="宋体" w:cs="Times New Roman"/>
          <w:sz w:val="21"/>
          <w:lang w:eastAsia="zh-CN"/>
        </w:rPr>
        <w:t>运行遥测</w:t>
      </w:r>
      <w:ins w:id="12" w:author="Brig" w:date="2026-10-08T13:40:45Z">
        <w:r>
          <w:rPr>
            <w:rFonts w:hint="eastAsia"/>
            <w:sz w:val="21"/>
            <w:lang w:val="en-US" w:eastAsia="zh-CN"/>
          </w:rPr>
          <w:t>测试</w:t>
        </w:r>
      </w:ins>
      <w:r>
        <w:rPr>
          <w:rFonts w:ascii="Times New Roman" w:hAnsi="Times New Roman" w:eastAsia="宋体" w:cs="Times New Roman"/>
          <w:sz w:val="21"/>
          <w:lang w:eastAsia="zh-CN"/>
        </w:rPr>
        <w:t>曲线</w:t>
      </w:r>
      <w:del w:id="13" w:author="Brig" w:date="2026-10-08T13:40:47Z">
        <w:r>
          <w:rPr>
            <w:sz w:val="21"/>
            <w:lang w:eastAsia="zh-CN"/>
          </w:rPr>
          <w:delText>（</w:delText>
        </w:r>
      </w:del>
      <w:del w:id="14" w:author="Brig" w:date="2026-10-08T13:40:48Z">
        <w:r>
          <w:rPr>
            <w:sz w:val="21"/>
            <w:lang w:eastAsia="zh-CN"/>
          </w:rPr>
          <w:delText>示意）</w:delText>
        </w:r>
      </w:del>
      <w:ins w:id="15" w:author="Brig" w:date="2026-10-08T13:40:50Z">
        <w:r>
          <w:rPr>
            <w:rFonts w:hint="eastAsia"/>
            <w:sz w:val="21"/>
            <w:lang w:val="en-US" w:eastAsia="zh-CN"/>
          </w:rPr>
          <w:t>示意</w:t>
        </w:r>
      </w:ins>
    </w:p>
    <w:p w14:paraId="495B58AF">
      <w:pPr>
        <w:spacing w:line="360" w:lineRule="auto"/>
        <w:jc w:val="center"/>
        <w:rPr>
          <w:lang w:eastAsia="zh-CN"/>
        </w:rPr>
      </w:pPr>
    </w:p>
    <w:p w14:paraId="5065FA8E">
      <w:pPr>
        <w:spacing w:before="60" w:after="60" w:line="360" w:lineRule="auto"/>
        <w:jc w:val="left"/>
        <w:rPr>
          <w:lang w:eastAsia="zh-CN"/>
        </w:rPr>
      </w:pPr>
      <w:r>
        <w:rPr>
          <w:rFonts w:eastAsia="黑体" w:ascii="Times New Roman" w:hAnsi="Times New Roman" w:cs="Times New Roman"/>
          <w:b/>
          <w:sz w:val="24"/>
          <w:lang w:eastAsia="zh-CN"/>
        </w:rPr>
        <w:t>4.2 产品级效果</w:t>
      </w:r>
    </w:p>
    <w:p w14:paraId="7349F046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效果按照</w:t>
      </w:r>
      <w:del w:id="16" w:author="Brig" w:date="2026-10-08T13:41:03Z">
        <w:r>
          <w:rPr>
            <w:lang w:eastAsia="zh-CN"/>
          </w:rPr>
          <w:delText>第1章的</w:delText>
        </w:r>
      </w:del>
      <w:r>
        <w:rPr>
          <w:rFonts w:ascii="Times New Roman" w:hAnsi="Times New Roman" w:eastAsia="宋体" w:cs="Times New Roman"/>
          <w:sz w:val="24"/>
          <w:lang w:eastAsia="zh-CN"/>
        </w:rPr>
        <w:t>需求衡量，即指标能否集中呈现、执行能否随水质变化、离场后能否获知状态、测值失效时能否停止，以及养护记录是否保留。</w:t>
      </w:r>
    </w:p>
    <w:p w14:paraId="7693B3B3">
      <w:pPr>
        <w:spacing w:before="60" w:after="120" w:line="360" w:lineRule="auto"/>
        <w:jc w:val="center"/>
      </w:pPr>
      <w:r>
        <w:rPr>
          <w:rFonts w:ascii="Times New Roman" w:hAnsi="Times New Roman" w:eastAsia="宋体" w:cs="Times New Roman"/>
          <w:sz w:val="21"/>
        </w:rPr>
        <w:t>表4-2  产品级效果指标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162BC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1B61C70D">
            <w:pPr>
              <w:spacing w:after="20" w:line="240" w:lineRule="auto" w:before="20"/>
              <w:jc w:val="center"/>
            </w:pPr>
            <w:r>
              <w:rPr>
                <w:rFonts w:eastAsia="宋体" w:ascii="Times New Roman" w:hAnsi="Times New Roman" w:cs="Times New Roman"/>
                <w:b/>
                <w:sz w:val="21"/>
              </w:rPr>
              <w:t>产品能力</w:t>
            </w:r>
          </w:p>
        </w:tc>
        <w:tc>
          <w:tcPr>
            <w:tcW w:w="2767" w:type="dxa"/>
          </w:tcPr>
          <w:p w14:paraId="111DFC4A">
            <w:pPr>
              <w:spacing w:after="20" w:line="240" w:lineRule="auto" w:before="20"/>
              <w:jc w:val="center"/>
            </w:pPr>
            <w:r>
              <w:rPr>
                <w:rFonts w:eastAsia="宋体" w:ascii="Times New Roman" w:hAnsi="Times New Roman" w:cs="Times New Roman"/>
                <w:b/>
                <w:sz w:val="21"/>
              </w:rPr>
              <w:t>达到的程度</w:t>
            </w:r>
          </w:p>
        </w:tc>
        <w:tc>
          <w:tcPr>
            <w:tcW w:w="2767" w:type="dxa"/>
          </w:tcPr>
          <w:p w14:paraId="4664700F">
            <w:pPr>
              <w:spacing w:after="20" w:line="240" w:lineRule="auto" w:before="20"/>
              <w:jc w:val="center"/>
            </w:pPr>
            <w:r>
              <w:rPr>
                <w:rFonts w:eastAsia="宋体" w:ascii="Times New Roman" w:hAnsi="Times New Roman" w:cs="Times New Roman"/>
                <w:b/>
                <w:sz w:val="21"/>
              </w:rPr>
              <w:t>对应的需求</w:t>
            </w:r>
          </w:p>
        </w:tc>
      </w:tr>
      <w:tr w14:paraId="47371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95A279B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指标集中呈现</w:t>
            </w:r>
          </w:p>
        </w:tc>
        <w:tc>
          <w:tcPr>
            <w:tcW w:w="2767" w:type="dxa"/>
          </w:tcPr>
          <w:p w14:paraId="02AE40F3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水温、酸碱度、氧化还原电位、溶解性固体、水位与光照同时显示</w:t>
            </w:r>
          </w:p>
        </w:tc>
        <w:tc>
          <w:tcPr>
            <w:tcW w:w="2767" w:type="dxa"/>
          </w:tcPr>
          <w:p w14:paraId="71FE635F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避免仪表分散</w:t>
            </w:r>
          </w:p>
        </w:tc>
      </w:tr>
      <w:tr w14:paraId="175A4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863C337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五路执行</w:t>
            </w:r>
          </w:p>
        </w:tc>
        <w:tc>
          <w:tcPr>
            <w:tcW w:w="2767" w:type="dxa"/>
          </w:tcPr>
          <w:p w14:paraId="1644CFE1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照明、加热、补水、投喂、二氧化碳可手动或自动</w:t>
            </w:r>
          </w:p>
        </w:tc>
        <w:tc>
          <w:tcPr>
            <w:tcW w:w="2767" w:type="dxa"/>
          </w:tcPr>
          <w:p w14:paraId="68E7955F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摆脱单纯定时控制</w:t>
            </w:r>
          </w:p>
        </w:tc>
      </w:tr>
      <w:tr w14:paraId="353EB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7D1291F5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现场决策</w:t>
            </w:r>
          </w:p>
        </w:tc>
        <w:tc>
          <w:tcPr>
            <w:tcW w:w="2767" w:type="dxa"/>
          </w:tcPr>
          <w:p w14:paraId="4C7652BF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约每 1 秒决策一次，不向云端请求</w:t>
            </w:r>
          </w:p>
        </w:tc>
        <w:tc>
          <w:tcPr>
            <w:tcW w:w="2767" w:type="dxa"/>
          </w:tcPr>
          <w:p w14:paraId="72515535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断网后仍按现场策略运行</w:t>
            </w:r>
          </w:p>
        </w:tc>
      </w:tr>
      <w:tr w14:paraId="31D92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428D6D52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现场监视</w:t>
            </w:r>
          </w:p>
        </w:tc>
        <w:tc>
          <w:tcPr>
            <w:tcW w:w="2767" w:type="dxa"/>
          </w:tcPr>
          <w:p w14:paraId="46A7CC23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网页约每秒刷新；计算机可观察曲线并导出</w:t>
            </w:r>
          </w:p>
        </w:tc>
        <w:tc>
          <w:tcPr>
            <w:tcW w:w="2767" w:type="dxa"/>
          </w:tcPr>
          <w:p w14:paraId="2E4F4364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在场时可即时操作</w:t>
            </w:r>
          </w:p>
        </w:tc>
      </w:tr>
      <w:tr w14:paraId="2CE96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72398CB7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离场监视</w:t>
            </w:r>
          </w:p>
        </w:tc>
        <w:tc>
          <w:tcPr>
            <w:tcW w:w="2767" w:type="dxa"/>
          </w:tcPr>
          <w:p w14:paraId="24D83A86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约 30 秒更新一次，保留最近状态与一张照片</w:t>
            </w:r>
          </w:p>
        </w:tc>
        <w:tc>
          <w:tcPr>
            <w:tcW w:w="2767" w:type="dxa"/>
          </w:tcPr>
          <w:p w14:paraId="1649EBD7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离场后仍可获知状态</w:t>
            </w:r>
          </w:p>
        </w:tc>
      </w:tr>
      <w:tr w14:paraId="6965F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10A1FC7B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失效保护</w:t>
            </w:r>
          </w:p>
        </w:tc>
        <w:tc>
          <w:tcPr>
            <w:tcW w:w="2767" w:type="dxa"/>
          </w:tcPr>
          <w:p w14:paraId="315FAE3C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水温、光照、水位超过 60 秒，或酸碱度超过 120 秒无新值，则停止该项自动</w:t>
            </w:r>
          </w:p>
        </w:tc>
        <w:tc>
          <w:tcPr>
            <w:tcW w:w="2767" w:type="dxa"/>
          </w:tcPr>
          <w:p w14:paraId="3EAC0C70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防止过期读数误控</w:t>
            </w:r>
          </w:p>
        </w:tc>
      </w:tr>
      <w:tr w14:paraId="5E0E1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832FA9B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养护闭环</w:t>
            </w:r>
          </w:p>
        </w:tc>
        <w:tc>
          <w:tcPr>
            <w:tcW w:w="2767" w:type="dxa"/>
          </w:tcPr>
          <w:p w14:paraId="26C4D48B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日志、周期计划与告警规则可以保存</w:t>
            </w:r>
          </w:p>
        </w:tc>
        <w:tc>
          <w:tcPr>
            <w:tcW w:w="2767" w:type="dxa"/>
          </w:tcPr>
          <w:p w14:paraId="681A8FDE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换水与投喂可以追溯</w:t>
            </w:r>
          </w:p>
        </w:tc>
      </w:tr>
      <w:tr w14:paraId="4DBDF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E17CAB1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多缸与水型</w:t>
            </w:r>
          </w:p>
        </w:tc>
        <w:tc>
          <w:tcPr>
            <w:tcW w:w="2767" w:type="dxa"/>
          </w:tcPr>
          <w:p w14:paraId="51C7CA02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可以切换鱼缸；淡水显示溶解性固体，海水显示盐度</w:t>
            </w:r>
          </w:p>
        </w:tc>
        <w:tc>
          <w:tcPr>
            <w:tcW w:w="2767" w:type="dxa"/>
          </w:tcPr>
          <w:p w14:paraId="789D832B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避免两种水体误读</w:t>
            </w:r>
          </w:p>
        </w:tc>
      </w:tr>
      <w:tr w14:paraId="04E1A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0CB90BBF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终端覆盖</w:t>
            </w:r>
          </w:p>
        </w:tc>
        <w:tc>
          <w:tcPr>
            <w:tcW w:w="2767" w:type="dxa"/>
          </w:tcPr>
          <w:p w14:paraId="32045F93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手机覆盖 Android 与鸿蒙，并提供网页与计算机端</w:t>
            </w:r>
          </w:p>
        </w:tc>
        <w:tc>
          <w:tcPr>
            <w:tcW w:w="2767" w:type="dxa"/>
          </w:tcPr>
          <w:p w14:paraId="6CD3654A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同一份数据，多种入口</w:t>
            </w:r>
          </w:p>
        </w:tc>
      </w:tr>
    </w:tbl>
    <w:p w14:paraId="60EBD205">
      <w:pPr>
        <w:spacing w:line="360" w:lineRule="auto"/>
        <w:rPr>
          <w:lang w:eastAsia="zh-CN"/>
        </w:rPr>
      </w:pPr>
    </w:p>
    <w:p w14:paraId="3068F318">
      <w:pPr>
        <w:spacing w:before="120" w:after="120" w:line="360" w:lineRule="auto"/>
        <w:jc w:val="left"/>
        <w:rPr>
          <w:lang w:eastAsia="zh-CN"/>
        </w:rPr>
      </w:pPr>
      <w:r>
        <w:rPr>
          <w:rFonts w:eastAsia="黑体" w:ascii="Times New Roman" w:hAnsi="Times New Roman" w:cs="Times New Roman"/>
          <w:b/>
          <w:sz w:val="28"/>
          <w:lang w:eastAsia="zh-CN"/>
        </w:rPr>
        <w:t>5. 应用价值与市场前景</w:t>
      </w:r>
    </w:p>
    <w:p w14:paraId="4542B476">
      <w:pPr>
        <w:spacing w:before="60" w:after="60" w:line="360" w:lineRule="auto"/>
        <w:jc w:val="left"/>
        <w:rPr>
          <w:lang w:eastAsia="zh-CN"/>
        </w:rPr>
      </w:pPr>
      <w:r>
        <w:rPr>
          <w:rFonts w:eastAsia="黑体" w:ascii="Times New Roman" w:hAnsi="Times New Roman" w:cs="Times New Roman"/>
          <w:b/>
          <w:sz w:val="24"/>
          <w:lang w:eastAsia="zh-CN"/>
        </w:rPr>
        <w:t>5.1 应用价值</w:t>
      </w:r>
    </w:p>
    <w:p w14:paraId="2B11FD6B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对家庭用户，其价值在于降低水质失控造成的生物损失。加热、气阀与补水能够随测值动作，人员离场后仍可查看最近状态，换水与投喂不必再依赖记忆。损失往往不在于设备本身的费用，而在于鱼只与水草在无人值守时出现异常。</w:t>
      </w:r>
    </w:p>
    <w:p w14:paraId="160A459C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对相关装备，其价值在于提供可分解的参考结构：现场负责决策，手机负责记录，云端负责传递。后续的加热、照明或变送器只要符合这三个分区的边界，即可替换，而不必重做整套软件。</w:t>
      </w:r>
    </w:p>
    <w:p w14:paraId="231D205B">
      <w:pPr>
        <w:spacing w:before="60" w:after="60" w:line="360" w:lineRule="auto"/>
        <w:jc w:val="left"/>
        <w:rPr>
          <w:lang w:eastAsia="zh-CN"/>
        </w:rPr>
      </w:pPr>
      <w:r>
        <w:rPr>
          <w:rFonts w:eastAsia="黑体" w:ascii="Times New Roman" w:hAnsi="Times New Roman" w:cs="Times New Roman"/>
          <w:b/>
          <w:sz w:val="24"/>
          <w:lang w:eastAsia="zh-CN"/>
        </w:rPr>
        <w:t>5.2 目标用户与市场规模</w:t>
      </w:r>
    </w:p>
    <w:p w14:paraId="2F6EFCC1">
      <w:pPr>
        <w:spacing w:after="0" w:line="360" w:lineRule="auto"/>
        <w:ind w:firstLine="420"/>
        <w:rPr>
          <w:del w:id="17" w:author="Brig" w:date="2026-10-08T13:16:18Z"/>
          <w:lang w:eastAsia="zh-CN"/>
        </w:rPr>
      </w:pPr>
      <w:del w:id="18" w:author="Brig" w:date="2026-10-08T13:16:18Z">
        <w:r>
          <w:rPr>
            <w:lang w:eastAsia="zh-CN"/>
          </w:rPr>
          <w:delText>用户需求并不相同。下表将诉求对应到产品中已经实现的部分，而不是分别为四类用户另行开发系统。</w:delText>
        </w:r>
      </w:del>
    </w:p>
    <w:p w14:paraId="4FE34CB5">
      <w:pPr>
        <w:spacing w:before="60" w:after="120" w:line="360" w:lineRule="auto"/>
        <w:jc w:val="center"/>
        <w:rPr>
          <w:lang w:eastAsia="zh-CN"/>
        </w:rPr>
      </w:pPr>
      <w:r>
        <w:rPr>
          <w:rFonts w:ascii="Times New Roman" w:hAnsi="Times New Roman" w:eastAsia="宋体" w:cs="Times New Roman"/>
          <w:sz w:val="21"/>
          <w:lang w:eastAsia="zh-CN"/>
        </w:rPr>
        <w:t>表5-1  目标用户与已有功能的对应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17687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E02985D">
            <w:pPr>
              <w:spacing w:after="20" w:line="240" w:lineRule="auto" w:before="20"/>
              <w:jc w:val="center"/>
            </w:pPr>
            <w:r>
              <w:rPr>
                <w:rFonts w:eastAsia="宋体" w:ascii="Times New Roman" w:hAnsi="Times New Roman" w:cs="Times New Roman"/>
                <w:b/>
                <w:sz w:val="21"/>
              </w:rPr>
              <w:t>用户</w:t>
            </w:r>
          </w:p>
        </w:tc>
        <w:tc>
          <w:tcPr>
            <w:tcW w:w="2767" w:type="dxa"/>
          </w:tcPr>
          <w:p w14:paraId="249C151C">
            <w:pPr>
              <w:spacing w:after="20" w:line="240" w:lineRule="auto" w:before="20"/>
              <w:jc w:val="center"/>
            </w:pPr>
            <w:r>
              <w:rPr>
                <w:rFonts w:eastAsia="宋体" w:ascii="Times New Roman" w:hAnsi="Times New Roman" w:cs="Times New Roman"/>
                <w:b/>
                <w:sz w:val="21"/>
              </w:rPr>
              <w:t>主要问题</w:t>
            </w:r>
          </w:p>
        </w:tc>
        <w:tc>
          <w:tcPr>
            <w:tcW w:w="2767" w:type="dxa"/>
          </w:tcPr>
          <w:p w14:paraId="12E2872D">
            <w:pPr>
              <w:spacing w:after="20" w:line="240" w:lineRule="auto" w:before="20"/>
              <w:jc w:val="center"/>
            </w:pPr>
            <w:r>
              <w:rPr>
                <w:rFonts w:eastAsia="宋体" w:ascii="Times New Roman" w:hAnsi="Times New Roman" w:cs="Times New Roman"/>
                <w:b/>
                <w:sz w:val="21"/>
              </w:rPr>
              <w:t>对应的产品部分</w:t>
            </w:r>
          </w:p>
        </w:tc>
      </w:tr>
      <w:tr w14:paraId="59945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1EDFB872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家庭草缸</w:t>
            </w:r>
          </w:p>
        </w:tc>
        <w:tc>
          <w:tcPr>
            <w:tcW w:w="2767" w:type="dxa"/>
          </w:tcPr>
          <w:p w14:paraId="07B3BE44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酸碱度、光照稳定，并减少值守</w:t>
            </w:r>
          </w:p>
        </w:tc>
        <w:tc>
          <w:tcPr>
            <w:tcW w:w="2767" w:type="dxa"/>
          </w:tcPr>
          <w:p w14:paraId="1596E9CF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现场联动与手机告警</w:t>
            </w:r>
          </w:p>
        </w:tc>
      </w:tr>
      <w:tr w14:paraId="1D513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B284F8A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海水缸</w:t>
            </w:r>
          </w:p>
        </w:tc>
        <w:tc>
          <w:tcPr>
            <w:tcW w:w="2767" w:type="dxa"/>
          </w:tcPr>
          <w:p w14:paraId="44802D7C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盐度不应按淡水指标解读</w:t>
            </w:r>
          </w:p>
        </w:tc>
        <w:tc>
          <w:tcPr>
            <w:tcW w:w="2767" w:type="dxa"/>
          </w:tcPr>
          <w:p w14:paraId="045DCB69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水型切换与同一套测量</w:t>
            </w:r>
          </w:p>
        </w:tc>
      </w:tr>
      <w:tr w14:paraId="1108F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505385F7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教学实验</w:t>
            </w:r>
          </w:p>
        </w:tc>
        <w:tc>
          <w:tcPr>
            <w:tcW w:w="2767" w:type="dxa"/>
          </w:tcPr>
          <w:p w14:paraId="2F473491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能够演示失效时的系统行为</w:t>
            </w:r>
          </w:p>
        </w:tc>
        <w:tc>
          <w:tcPr>
            <w:tcW w:w="2767" w:type="dxa"/>
          </w:tcPr>
          <w:p w14:paraId="59B85E5D">
            <w:pPr>
              <w:spacing w:after="20" w:line="240" w:lineRule="auto" w:before="20"/>
              <w:rPr>
                <w:lang w:eastAsia="zh-CN"/>
              </w:rPr>
            </w:pPr>
            <w:r>
              <w:rPr>
                <w:rFonts w:ascii="Times New Roman" w:hAnsi="Times New Roman" w:eastAsia="宋体" w:cs="Times New Roman"/>
                <w:sz w:val="21"/>
                <w:lang w:eastAsia="zh-CN"/>
              </w:rPr>
              <w:t>开源说明与网页参数配置</w:t>
            </w:r>
          </w:p>
        </w:tc>
      </w:tr>
      <w:tr w14:paraId="1FF34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7" w:type="dxa"/>
          </w:tcPr>
          <w:p w14:paraId="212244AD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造景竞赛</w:t>
            </w:r>
          </w:p>
        </w:tc>
        <w:tc>
          <w:tcPr>
            <w:tcW w:w="2767" w:type="dxa"/>
          </w:tcPr>
          <w:p w14:paraId="3AB15F6A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过程应当可以追溯</w:t>
            </w:r>
          </w:p>
        </w:tc>
        <w:tc>
          <w:tcPr>
            <w:tcW w:w="2767" w:type="dxa"/>
          </w:tcPr>
          <w:p w14:paraId="41A632AF">
            <w:pPr>
              <w:spacing w:after="20" w:line="240" w:lineRule="auto" w:before="20"/>
            </w:pPr>
            <w:r>
              <w:rPr>
                <w:rFonts w:ascii="Times New Roman" w:hAnsi="Times New Roman" w:eastAsia="宋体" w:cs="Times New Roman"/>
                <w:sz w:val="21"/>
              </w:rPr>
              <w:t>日志、计划与摄像头</w:t>
            </w:r>
          </w:p>
        </w:tc>
      </w:tr>
    </w:tbl>
    <w:p w14:paraId="520C173B">
      <w:pPr>
        <w:spacing w:line="360" w:lineRule="auto"/>
      </w:pPr>
    </w:p>
    <w:p w14:paraId="34E40E12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观赏水族及相关硬件的需求呈分层状态：一部分用户需要连续数据，另一部分用户需要降低事故概率。本作品以同一套现场设备覆盖测量与执行，以可选的云端和摄像头覆盖人员不在场的情形。现阶段首先服务具备自行接线条件的用户以及课程教学，随后再扩展渠道。</w:t>
      </w:r>
    </w:p>
    <w:p w14:paraId="15A26129">
      <w:pPr>
        <w:spacing w:before="120" w:after="120" w:line="360" w:lineRule="auto"/>
        <w:jc w:val="left"/>
        <w:rPr>
          <w:lang w:eastAsia="zh-CN"/>
        </w:rPr>
      </w:pPr>
      <w:r>
        <w:rPr>
          <w:rFonts w:eastAsia="黑体" w:ascii="Times New Roman" w:hAnsi="Times New Roman" w:cs="Times New Roman"/>
          <w:b/>
          <w:sz w:val="28"/>
          <w:lang w:eastAsia="zh-CN"/>
        </w:rPr>
        <w:t>6. 其他补充说明</w:t>
      </w:r>
    </w:p>
    <w:p w14:paraId="1176313F">
      <w:pPr>
        <w:spacing w:before="60" w:after="60" w:line="360" w:lineRule="auto"/>
        <w:jc w:val="left"/>
        <w:rPr>
          <w:lang w:eastAsia="zh-CN"/>
        </w:rPr>
      </w:pPr>
      <w:r>
        <w:rPr>
          <w:rFonts w:eastAsia="黑体" w:ascii="Times New Roman" w:hAnsi="Times New Roman" w:cs="Times New Roman"/>
          <w:b/>
          <w:sz w:val="24"/>
          <w:lang w:eastAsia="zh-CN"/>
        </w:rPr>
        <w:t>6.1 开源与复现</w:t>
      </w:r>
    </w:p>
    <w:p w14:paraId="7E4BFF12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</w:rPr>
        <w:t>本作品源代码与文档已开源。仓库地址采用与参赛队伍绑定的匿名访问链接，随作品一并提交，并在提交截止后至少 6 个月内保持公开可访问。克隆后可按 docs/wiring.md 与各子项目 README 完成编译烧录。</w:t>
      </w:r>
      <w:r>
        <w:rPr>
          <w:rFonts w:ascii="Times New Roman" w:hAnsi="Times New Roman" w:eastAsia="宋体" w:cs="Times New Roman"/>
          <w:sz w:val="24"/>
          <w:lang w:eastAsia="zh-CN"/>
        </w:rPr>
      </w:r>
    </w:p>
    <w:p w14:paraId="448556CA">
      <w:pPr>
        <w:spacing w:before="60" w:after="60" w:line="360" w:lineRule="auto"/>
        <w:jc w:val="left"/>
        <w:rPr>
          <w:lang w:eastAsia="zh-CN"/>
        </w:rPr>
      </w:pPr>
      <w:r>
        <w:rPr>
          <w:rFonts w:eastAsia="黑体" w:ascii="Times New Roman" w:hAnsi="Times New Roman" w:cs="Times New Roman"/>
          <w:b/>
          <w:sz w:val="24"/>
          <w:lang w:eastAsia="zh-CN"/>
        </w:rPr>
        <w:t>6.2 伦理与安全声明</w:t>
      </w:r>
    </w:p>
    <w:p w14:paraId="4A5F69F6">
      <w:pPr>
        <w:spacing w:after="0" w:line="360" w:lineRule="auto"/>
        <w:ind w:firstLine="420"/>
        <w:rPr>
          <w:lang w:eastAsia="zh-CN"/>
        </w:rPr>
      </w:pPr>
      <w:r>
        <w:rPr>
          <w:rFonts w:ascii="Times New Roman" w:hAnsi="Times New Roman" w:eastAsia="宋体" w:cs="Times New Roman"/>
          <w:sz w:val="24"/>
          <w:lang w:eastAsia="zh-CN"/>
        </w:rPr>
        <w:t>涉及 220 V 负载时须由具备电工常识人员接线，继电器与水族箱隔离；CO₂ 钢瓶与电磁阀需按规范固定。AI 输出仅供参考，不替代责任人巡检。</w:t>
      </w:r>
    </w:p>
    <w:p w14:paraId="4970CF65">
      <w:pPr>
        <w:spacing w:before="60" w:after="60" w:line="360" w:lineRule="auto"/>
        <w:rPr>
          <w:del w:id="19" w:author="Brig" w:date="2026-10-08T13:41:18Z"/>
          <w:lang w:eastAsia="zh-CN"/>
        </w:rPr>
      </w:pPr>
      <w:del w:id="20" w:author="Brig" w:date="2026-10-08T13:41:18Z">
        <w:r>
          <w:rPr>
            <w:rFonts w:eastAsia="黑体"/>
            <w:b/>
            <w:lang w:eastAsia="zh-CN"/>
          </w:rPr>
          <w:delText>6.3 致谢匿名说明</w:delText>
        </w:r>
      </w:del>
    </w:p>
    <w:p w14:paraId="07D1250B">
      <w:pPr>
        <w:spacing w:after="0" w:line="360" w:lineRule="auto"/>
        <w:ind w:firstLine="420"/>
        <w:rPr>
          <w:lang w:eastAsia="zh-CN"/>
        </w:rPr>
      </w:pPr>
      <w:del w:id="21" w:author="Brig" w:date="2026-10-08T13:41:18Z">
        <w:r>
          <w:rPr>
            <w:lang w:eastAsia="zh-CN"/>
          </w:rPr>
          <w:delText>本报告按赛道匿名要求撰写，凡需指代单位处统一写作“参赛队伍”。图表与截图已避免出现可识别身份信息。</w:delText>
        </w:r>
      </w:del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720" w:footer="720" w:gutter="0"/>
      <w:pgNumType w:start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Gobol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bold">
    <w:panose1 w:val="02000500000000000000"/>
    <w:charset w:val="00"/>
    <w:family w:val="auto"/>
    <w:pitch w:val="default"/>
    <w:sig w:usb0="00000003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764794739"/>
      <w:docPartObj>
        <w:docPartGallery w:val="autotext"/>
      </w:docPartObj>
    </w:sdtPr>
    <w:sdtContent>
      <w:p w14:paraId="30C768EA">
        <w:pPr>
          <w:pStyle w:val="24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15CC9310">
    <w:pPr>
      <w:pStyle w:val="24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3557E8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EF3733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E75ADA">
    <w:pPr>
      <w:pStyle w:val="2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523CB8">
    <w:pPr>
      <w:pStyle w:val="2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D4FB24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Brig">
    <w15:presenceInfo w15:providerId="WPS Office" w15:userId="16245869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trackRevision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3626"/>
    <w:rsid w:val="0006063C"/>
    <w:rsid w:val="0015074B"/>
    <w:rsid w:val="001C0082"/>
    <w:rsid w:val="00245DA9"/>
    <w:rsid w:val="0029639D"/>
    <w:rsid w:val="00326F90"/>
    <w:rsid w:val="003A5F69"/>
    <w:rsid w:val="005A50E7"/>
    <w:rsid w:val="005B16E2"/>
    <w:rsid w:val="007B04D5"/>
    <w:rsid w:val="007C0A7A"/>
    <w:rsid w:val="00A808BC"/>
    <w:rsid w:val="00AA1172"/>
    <w:rsid w:val="00AA1D8D"/>
    <w:rsid w:val="00AF0A71"/>
    <w:rsid w:val="00B47730"/>
    <w:rsid w:val="00CB0664"/>
    <w:rsid w:val="00FC693F"/>
    <w:rsid w:val="140C4FFD"/>
    <w:rsid w:val="16576FFF"/>
    <w:rsid w:val="48691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36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3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正文文本 字符"/>
    <w:basedOn w:val="132"/>
    <w:link w:val="19"/>
    <w:uiPriority w:val="99"/>
  </w:style>
  <w:style w:type="character" w:customStyle="1" w:styleId="136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7">
    <w:name w:val="页眉 字符"/>
    <w:basedOn w:val="132"/>
    <w:link w:val="25"/>
    <w:uiPriority w:val="99"/>
  </w:style>
  <w:style w:type="character" w:customStyle="1" w:styleId="138">
    <w:name w:val="页脚 字符"/>
    <w:basedOn w:val="132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正文文本 2 字符"/>
    <w:basedOn w:val="132"/>
    <w:link w:val="28"/>
    <w:uiPriority w:val="99"/>
  </w:style>
  <w:style w:type="character" w:customStyle="1" w:styleId="147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8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引用 字符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microsoft.com/office/2011/relationships/people" Target="people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numbering" Target="numbering.xml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jpe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Pages>18</Pages>
  <Words>2707</Words>
  <Characters>2984</Characters>
  <Lines>217</Lines>
  <Paragraphs>231</Paragraphs>
  <TotalTime>0</TotalTime>
  <ScaleCrop>false</ScaleCrop>
  <LinksUpToDate>false</LinksUpToDate>
  <CharactersWithSpaces>3092</CharactersWithSpaces>
  <Application/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2026-10-01T00:00:00Z</dcterms:created>
  <dc:creator/>
  <dc:description/>
  <cp:lastModifiedBy/>
  <cp:lastPrinted>2026-10-08T02:38:00Z</cp:lastPrinted>
  <dcterms:modified xsi:type="dcterms:W3CDTF">2026-10-01T00:00:00Z</dcterms:modified>
  <cp:revision>1</cp:revision>
  <dc:title/>
  <dc:subject/>
  <cp:keywords/>
  <cp:category/>
  <cp:contentStatus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eyJoZGlkIjoiN2Q1YjZhMWIwMzY5MjBiZGJjMTUyZDY4N2EzMmY3MDAiLCJ1c2VySWQiOiIzMzk0MTI0OTgifQ==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25E1C5B8F4284CA78F511A679DF9709B_13</vt:lpwstr>
  </property>
</Properties>
</file>