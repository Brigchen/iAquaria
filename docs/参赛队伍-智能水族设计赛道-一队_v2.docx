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FCC3D">
      <w:pPr>
        <w:spacing w:line="360" w:lineRule="auto"/>
      </w:pPr>
    </w:p>
    <w:p w14:paraId="666B04A5">
      <w:pPr>
        <w:spacing w:line="360" w:lineRule="auto"/>
      </w:pPr>
    </w:p>
    <w:p w14:paraId="329E0888">
      <w:pPr>
        <w:spacing w:line="360" w:lineRule="auto"/>
      </w:pPr>
    </w:p>
    <w:p w14:paraId="73BA1408">
      <w:pPr>
        <w:spacing w:line="360" w:lineRule="auto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第十届全国大学生智慧水族造景技能大赛</w:t>
      </w:r>
    </w:p>
    <w:p w14:paraId="449F73D0">
      <w:pPr>
        <w:spacing w:line="360" w:lineRule="auto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智能水族设计赛道设计方案报告</w:t>
      </w:r>
    </w:p>
    <w:p w14:paraId="342AC49C">
      <w:pPr>
        <w:spacing w:line="360" w:lineRule="auto"/>
        <w:rPr>
          <w:lang w:eastAsia="zh-CN"/>
        </w:rPr>
      </w:pPr>
    </w:p>
    <w:p w14:paraId="67C56A8A">
      <w:pPr>
        <w:spacing w:before="160" w:line="360" w:lineRule="auto"/>
        <w:jc w:val="center"/>
        <w:rPr>
          <w:lang w:eastAsia="zh-CN"/>
        </w:rPr>
      </w:pPr>
      <w:r>
        <w:rPr>
          <w:sz w:val="28"/>
          <w:lang w:eastAsia="zh-CN"/>
        </w:rPr>
        <w:t>作 品 名 称：iAquaria 智能水族多端协同控制系统</w:t>
      </w:r>
    </w:p>
    <w:p w14:paraId="1B95101E">
      <w:pPr>
        <w:spacing w:before="160" w:line="360" w:lineRule="auto"/>
        <w:jc w:val="center"/>
        <w:rPr>
          <w:lang w:eastAsia="zh-CN"/>
        </w:rPr>
      </w:pPr>
      <w:r>
        <w:rPr>
          <w:sz w:val="28"/>
          <w:lang w:eastAsia="zh-CN"/>
        </w:rPr>
        <w:t>参 赛 类 别：控制系统 / 软件 / 装备</w:t>
      </w:r>
    </w:p>
    <w:p w14:paraId="40981C86">
      <w:pPr>
        <w:spacing w:before="160" w:line="360" w:lineRule="auto"/>
        <w:jc w:val="center"/>
      </w:pPr>
      <w:r>
        <w:rPr>
          <w:sz w:val="28"/>
        </w:rPr>
        <w:t>报告总页数：见页脚</w:t>
      </w:r>
    </w:p>
    <w:p w14:paraId="268B216A">
      <w:pPr>
        <w:spacing w:before="160" w:line="360" w:lineRule="auto"/>
        <w:jc w:val="center"/>
      </w:pPr>
      <w:r>
        <w:rPr>
          <w:sz w:val="28"/>
        </w:rPr>
        <w:t>开源仓库：https://github.com/Brigchen/iAquaria</w:t>
      </w:r>
    </w:p>
    <w:p w14:paraId="428DA617">
      <w:pPr>
        <w:spacing w:line="360" w:lineRule="auto"/>
      </w:pPr>
      <w:r>
        <w:br w:type="page"/>
      </w:r>
    </w:p>
    <w:p w14:paraId="4F299E3D">
      <w:pPr>
        <w:spacing w:line="360" w:lineRule="auto"/>
        <w:rPr>
          <w:lang w:eastAsia="zh-CN"/>
        </w:rPr>
      </w:pPr>
      <w:r>
        <w:rPr>
          <w:rFonts w:eastAsia="黑体"/>
          <w:b/>
          <w:lang w:eastAsia="zh-CN"/>
        </w:rPr>
        <w:t>摘要：</w:t>
      </w:r>
      <w:r>
        <w:rPr>
          <w:lang w:eastAsia="zh-CN"/>
        </w:rPr>
        <w:t>针对家庭与教学水族监测分散、执行多依赖定时、养护难以追溯以及离场后状态不可察等问题，本作品设计 iAquaria 智能水族系统。方案将现场硬件、应用软件与云端传递划分为三个协同分区：硬件采集水温、酸碱度、溶解性固体、水位与光照，并驱动照明、加热、补水、投喂及二氧化碳供给；软件承担监视、记录、告警与人工干预；云端在用户离开局域网后传递最近状态与图像。控制决策保留于现场，测值超时则中止相应自动控制。方案适用于家庭草缸、海水缸及实验教学。</w:t>
      </w:r>
    </w:p>
    <w:p w14:paraId="0AA87ADB">
      <w:pPr>
        <w:spacing w:line="360" w:lineRule="auto"/>
        <w:rPr>
          <w:lang w:eastAsia="zh-CN"/>
        </w:rPr>
      </w:pPr>
      <w:r>
        <w:rPr>
          <w:rFonts w:eastAsia="黑体"/>
          <w:b/>
          <w:lang w:eastAsia="zh-CN"/>
        </w:rPr>
        <w:t>关键词：</w:t>
      </w:r>
      <w:r>
        <w:rPr>
          <w:lang w:eastAsia="zh-CN"/>
        </w:rPr>
        <w:t>智能水族；边缘控制；Modbus；MQTT；多端协同</w:t>
      </w:r>
    </w:p>
    <w:p w14:paraId="7C7DDE39">
      <w:pPr>
        <w:spacing w:line="360" w:lineRule="auto"/>
        <w:rPr>
          <w:lang w:eastAsia="zh-CN"/>
        </w:rPr>
      </w:pPr>
    </w:p>
    <w:p w14:paraId="03C33988">
      <w:pPr>
        <w:spacing w:before="120" w:after="120" w:line="360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1. 项目背景介绍</w:t>
      </w:r>
    </w:p>
    <w:p w14:paraId="7382BD97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1.1 现存问题</w:t>
      </w:r>
    </w:p>
    <w:p w14:paraId="79B049FB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家庭观赏缸、水草缸与教学实验缸在日常养护中普遍存在三类问题：水质状态难以综合判断，执行机构难以随水质调整，养护过程难以追溯。</w:t>
      </w:r>
    </w:p>
    <w:p w14:paraId="7B131366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水质状态难以综合判断，是因为水温、酸碱度、溶解性固体与光照多由独立仪表分别读取。换水、开灯等操作前后的变化缺少统一时间基准，故障发生时难以确定首先偏离的指标。海水缸需将电导率解释为盐度，淡水缸则关注过滤前后的溶解性固体；若显示含义不作区分，易造成误读。</w:t>
      </w:r>
    </w:p>
    <w:p w14:paraId="25DC1B94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执行机构难以随水质调整，是因为加热、照明、二氧化碳供给与补水多由定时装置或人工开关完成。水质已经变化，设备仍按预设时刻动作。夜间或人员短时离岗时，观测与执行之间缺少衔接。</w:t>
      </w:r>
    </w:p>
    <w:p w14:paraId="081AC96C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养护过程难以追溯，是因为换水、投喂与人工检测多依赖记忆，事后无法核对操作时间及当时水质。人员在场时需要即时监视与干预，离场后仍需确认鱼缸是否处于正常范围。</w:t>
      </w:r>
    </w:p>
    <w:p w14:paraId="06ADE0BF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1.2 使用需求</w:t>
      </w:r>
    </w:p>
    <w:p w14:paraId="5793AED1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针对上述问题，系统应同时满足以下需求，而不能仅将独立仪表替换为显示界面。</w:t>
      </w:r>
    </w:p>
    <w:p w14:paraId="24E1CF4D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第一，指标应集中呈现。水温、酸碱度、溶解性固体或盐度、水位与光照出现在同一界面，并保留近期曲线，以便对照。第二，执行应随水质变化，同时允许人工干预。酸碱度偏高时补充二氧化碳，水温偏低时加热，水位不足时补水，并按计划投喂。任一通道切换为手动后，自动控制不得再改写该通道</w:t>
      </w:r>
      <w:r>
        <w:rPr>
          <w:rFonts w:hint="eastAsia"/>
          <w:lang w:eastAsia="zh-CN"/>
        </w:rPr>
        <w:t>。</w:t>
      </w:r>
      <w:r>
        <w:rPr>
          <w:lang w:eastAsia="zh-CN"/>
        </w:rPr>
        <w:t>第三，测值失效时应中止相关动作。长时间未获得新读数时，不得依据旧值继续加热或开阀。第四，养护过程应可记录、异常应可提醒，周期性任务应可跟踪。第五，现场与离场均应可用：现场响应应及时，离场至少可获取最近状态；现场的执行决策不得依赖云端是否在线。</w:t>
      </w:r>
    </w:p>
    <w:p w14:paraId="592A894D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1.3 立项目标</w:t>
      </w:r>
    </w:p>
    <w:p w14:paraId="34836B5F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据此，本作品将 iAquaria 划分为硬件、软件与云端三个分区，三者并列设计，而非仅完成单一控制板。三个分区采用同一套水质数据。是否执行始终由现场主控决定。由此，现场可以即时操作，离场可以查看最近状态，网络中断时已启用的策略仍可继续运行。</w:t>
      </w:r>
    </w:p>
    <w:p w14:paraId="0C893038">
      <w:pPr>
        <w:spacing w:line="360" w:lineRule="auto"/>
        <w:jc w:val="center"/>
        <w:rPr>
          <w:lang w:eastAsia="zh-CN"/>
        </w:rPr>
      </w:pPr>
      <w:r>
        <w:drawing>
          <wp:inline distT="0" distB="0" distL="0" distR="0">
            <wp:extent cx="5038090" cy="537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9713" b="104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752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6412">
      <w:pPr>
        <w:spacing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图1-1  硬件、软件与云端分区</w:t>
      </w:r>
    </w:p>
    <w:p w14:paraId="060B925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图1-1 将三个分区并列表示。左列为现场的测量、决策、执行与图像采集；中列为手机与计算机上的监视、养护记录、水型化显示与辅助说明；右列为云端的接入、最近内容保留与命令转发。分区之间的箭头表示现场直连与离场改经云端，而不是将硬件细节集中绘制于同一列。</w:t>
      </w:r>
    </w:p>
    <w:p w14:paraId="04F8C2DC">
      <w:pPr>
        <w:spacing w:before="120" w:after="120" w:line="360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2. 关键技术与创新点</w:t>
      </w:r>
    </w:p>
    <w:p w14:paraId="56582373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本章依据第1章提出的需求说明关键做法。测值失效后的安全停机仅为其中一项。指标集中呈现、闭环执行、过程可追溯、离场可察以及变送器现场可更换，均设置了对应措施。</w:t>
      </w:r>
    </w:p>
    <w:p w14:paraId="0E54CF18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2.1 需求与做法对照</w:t>
      </w:r>
    </w:p>
    <w:p w14:paraId="669976CD">
      <w:pPr>
        <w:spacing w:before="60" w:after="12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表2-1  由需求引出的做法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EB4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F8152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第1章提出的需求</w:t>
            </w:r>
          </w:p>
        </w:tc>
        <w:tc>
          <w:tcPr>
            <w:tcW w:w="2767" w:type="dxa"/>
          </w:tcPr>
          <w:p w14:paraId="58C10160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常见做法</w:t>
            </w:r>
          </w:p>
        </w:tc>
        <w:tc>
          <w:tcPr>
            <w:tcW w:w="2767" w:type="dxa"/>
          </w:tcPr>
          <w:p w14:paraId="7F5EB0DD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本作品做法</w:t>
            </w:r>
          </w:p>
        </w:tc>
      </w:tr>
      <w:tr w14:paraId="0736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1E28DA">
            <w:pPr>
              <w:spacing w:after="0" w:line="360" w:lineRule="auto"/>
            </w:pPr>
            <w:r>
              <w:rPr>
                <w:sz w:val="21"/>
              </w:rPr>
              <w:t>指标集中呈现</w:t>
            </w:r>
          </w:p>
        </w:tc>
        <w:tc>
          <w:tcPr>
            <w:tcW w:w="2767" w:type="dxa"/>
          </w:tcPr>
          <w:p w14:paraId="7C11E2C5">
            <w:pPr>
              <w:spacing w:after="0" w:line="360" w:lineRule="auto"/>
            </w:pPr>
            <w:r>
              <w:rPr>
                <w:sz w:val="21"/>
              </w:rPr>
              <w:t>多只仪表分别读取</w:t>
            </w:r>
          </w:p>
        </w:tc>
        <w:tc>
          <w:tcPr>
            <w:tcW w:w="2767" w:type="dxa"/>
          </w:tcPr>
          <w:p w14:paraId="5535ACE1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主控汇总，网页、计算机与 App 显示同一份数据</w:t>
            </w:r>
          </w:p>
        </w:tc>
      </w:tr>
      <w:tr w14:paraId="4964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3069228">
            <w:pPr>
              <w:spacing w:after="0" w:line="360" w:lineRule="auto"/>
            </w:pPr>
            <w:r>
              <w:rPr>
                <w:sz w:val="21"/>
              </w:rPr>
              <w:t>执行跟随水质</w:t>
            </w:r>
          </w:p>
        </w:tc>
        <w:tc>
          <w:tcPr>
            <w:tcW w:w="2767" w:type="dxa"/>
          </w:tcPr>
          <w:p w14:paraId="6E21E9B6">
            <w:pPr>
              <w:spacing w:after="0" w:line="360" w:lineRule="auto"/>
            </w:pPr>
            <w:r>
              <w:rPr>
                <w:sz w:val="21"/>
              </w:rPr>
              <w:t>定时插座</w:t>
            </w:r>
          </w:p>
        </w:tc>
        <w:tc>
          <w:tcPr>
            <w:tcW w:w="2767" w:type="dxa"/>
          </w:tcPr>
          <w:p w14:paraId="260FDB83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按酸碱度、水温与水位动作，照明可联动气阀</w:t>
            </w:r>
          </w:p>
        </w:tc>
      </w:tr>
      <w:tr w14:paraId="625B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1349354">
            <w:pPr>
              <w:spacing w:after="0" w:line="360" w:lineRule="auto"/>
            </w:pPr>
            <w:r>
              <w:rPr>
                <w:sz w:val="21"/>
              </w:rPr>
              <w:t>允许人工干预</w:t>
            </w:r>
          </w:p>
        </w:tc>
        <w:tc>
          <w:tcPr>
            <w:tcW w:w="2767" w:type="dxa"/>
          </w:tcPr>
          <w:p w14:paraId="1904C96C">
            <w:pPr>
              <w:spacing w:after="0" w:line="360" w:lineRule="auto"/>
            </w:pPr>
            <w:r>
              <w:rPr>
                <w:sz w:val="21"/>
              </w:rPr>
              <w:t>无手动，或自动优先</w:t>
            </w:r>
          </w:p>
        </w:tc>
        <w:tc>
          <w:tcPr>
            <w:tcW w:w="2767" w:type="dxa"/>
          </w:tcPr>
          <w:p w14:paraId="67AFE7C8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手动优先，自动控制不再改写</w:t>
            </w:r>
          </w:p>
        </w:tc>
      </w:tr>
      <w:tr w14:paraId="057C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1342A9">
            <w:pPr>
              <w:spacing w:after="0" w:line="360" w:lineRule="auto"/>
            </w:pPr>
            <w:r>
              <w:rPr>
                <w:sz w:val="21"/>
              </w:rPr>
              <w:t>测值失效即停止</w:t>
            </w:r>
          </w:p>
        </w:tc>
        <w:tc>
          <w:tcPr>
            <w:tcW w:w="2767" w:type="dxa"/>
          </w:tcPr>
          <w:p w14:paraId="4FF1425B">
            <w:pPr>
              <w:spacing w:after="0" w:line="360" w:lineRule="auto"/>
            </w:pPr>
            <w:r>
              <w:rPr>
                <w:sz w:val="21"/>
              </w:rPr>
              <w:t>过期读数继续驱动</w:t>
            </w:r>
          </w:p>
        </w:tc>
        <w:tc>
          <w:tcPr>
            <w:tcW w:w="2767" w:type="dxa"/>
          </w:tcPr>
          <w:p w14:paraId="758B8BBA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超时则停止该项自动，并关闭相应输出</w:t>
            </w:r>
          </w:p>
        </w:tc>
      </w:tr>
      <w:tr w14:paraId="702A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B2DB311">
            <w:pPr>
              <w:spacing w:after="0" w:line="360" w:lineRule="auto"/>
            </w:pPr>
            <w:r>
              <w:rPr>
                <w:sz w:val="21"/>
              </w:rPr>
              <w:t>养护可追溯</w:t>
            </w:r>
          </w:p>
        </w:tc>
        <w:tc>
          <w:tcPr>
            <w:tcW w:w="2767" w:type="dxa"/>
          </w:tcPr>
          <w:p w14:paraId="733B5675">
            <w:pPr>
              <w:spacing w:after="0" w:line="360" w:lineRule="auto"/>
            </w:pPr>
            <w:r>
              <w:rPr>
                <w:sz w:val="21"/>
              </w:rPr>
              <w:t>依赖记忆</w:t>
            </w:r>
          </w:p>
        </w:tc>
        <w:tc>
          <w:tcPr>
            <w:tcW w:w="2767" w:type="dxa"/>
          </w:tcPr>
          <w:p w14:paraId="4670CB0D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日志、周期计划与告警保存在手机</w:t>
            </w:r>
          </w:p>
        </w:tc>
      </w:tr>
      <w:tr w14:paraId="5782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D160F85">
            <w:pPr>
              <w:spacing w:after="0" w:line="360" w:lineRule="auto"/>
            </w:pPr>
            <w:r>
              <w:rPr>
                <w:sz w:val="21"/>
              </w:rPr>
              <w:t>现场与离场均可使用</w:t>
            </w:r>
          </w:p>
        </w:tc>
        <w:tc>
          <w:tcPr>
            <w:tcW w:w="2767" w:type="dxa"/>
          </w:tcPr>
          <w:p w14:paraId="425E1AC9">
            <w:pPr>
              <w:spacing w:after="0" w:line="360" w:lineRule="auto"/>
            </w:pPr>
            <w:r>
              <w:rPr>
                <w:sz w:val="21"/>
              </w:rPr>
              <w:t>仅有网页或仅有云端</w:t>
            </w:r>
          </w:p>
        </w:tc>
        <w:tc>
          <w:tcPr>
            <w:tcW w:w="2767" w:type="dxa"/>
          </w:tcPr>
          <w:p w14:paraId="2F367713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现场直连，离场经云端查看并下发命令</w:t>
            </w:r>
          </w:p>
        </w:tc>
      </w:tr>
      <w:tr w14:paraId="1FDB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16C4BC9">
            <w:pPr>
              <w:spacing w:after="0" w:line="360" w:lineRule="auto"/>
            </w:pPr>
            <w:r>
              <w:rPr>
                <w:sz w:val="21"/>
              </w:rPr>
              <w:t>淡水与海水区分显示</w:t>
            </w:r>
          </w:p>
        </w:tc>
        <w:tc>
          <w:tcPr>
            <w:tcW w:w="2767" w:type="dxa"/>
          </w:tcPr>
          <w:p w14:paraId="42A442F3">
            <w:pPr>
              <w:spacing w:after="0" w:line="360" w:lineRule="auto"/>
            </w:pPr>
            <w:r>
              <w:rPr>
                <w:sz w:val="21"/>
              </w:rPr>
              <w:t>指标固定</w:t>
            </w:r>
          </w:p>
        </w:tc>
        <w:tc>
          <w:tcPr>
            <w:tcW w:w="2767" w:type="dxa"/>
          </w:tcPr>
          <w:p w14:paraId="32A93174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按水型将同一路数据显示为溶解性固体或盐度</w:t>
            </w:r>
          </w:p>
        </w:tc>
      </w:tr>
      <w:tr w14:paraId="188A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17890E8">
            <w:pPr>
              <w:spacing w:after="0" w:line="360" w:lineRule="auto"/>
            </w:pPr>
            <w:r>
              <w:rPr>
                <w:sz w:val="21"/>
              </w:rPr>
              <w:t>更换变送器</w:t>
            </w:r>
          </w:p>
        </w:tc>
        <w:tc>
          <w:tcPr>
            <w:tcW w:w="2767" w:type="dxa"/>
          </w:tcPr>
          <w:p w14:paraId="795BEFEA">
            <w:pPr>
              <w:spacing w:after="0" w:line="360" w:lineRule="auto"/>
            </w:pPr>
            <w:r>
              <w:rPr>
                <w:sz w:val="21"/>
              </w:rPr>
              <w:t>修改程序后重新烧录</w:t>
            </w:r>
          </w:p>
        </w:tc>
        <w:tc>
          <w:tcPr>
            <w:tcW w:w="2767" w:type="dxa"/>
          </w:tcPr>
          <w:p w14:paraId="570FE9D4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在网页中修改地址与换算系数</w:t>
            </w:r>
          </w:p>
        </w:tc>
      </w:tr>
      <w:tr w14:paraId="3895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BB5ED1">
            <w:pPr>
              <w:spacing w:after="0" w:line="360" w:lineRule="auto"/>
            </w:pPr>
            <w:r>
              <w:rPr>
                <w:sz w:val="21"/>
              </w:rPr>
              <w:t>解释不替代执行</w:t>
            </w:r>
          </w:p>
        </w:tc>
        <w:tc>
          <w:tcPr>
            <w:tcW w:w="2767" w:type="dxa"/>
          </w:tcPr>
          <w:p w14:paraId="683133A4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将模型输出接至继电器</w:t>
            </w:r>
          </w:p>
        </w:tc>
        <w:tc>
          <w:tcPr>
            <w:tcW w:w="2767" w:type="dxa"/>
          </w:tcPr>
          <w:p w14:paraId="429711DD">
            <w:pPr>
              <w:spacing w:after="0" w:line="360" w:lineRule="auto"/>
            </w:pPr>
            <w:r>
              <w:rPr>
                <w:sz w:val="21"/>
              </w:rPr>
              <w:t>模型仅给出文字建议</w:t>
            </w:r>
          </w:p>
        </w:tc>
      </w:tr>
    </w:tbl>
    <w:p w14:paraId="4DBB02EA">
      <w:pPr>
        <w:spacing w:line="360" w:lineRule="auto"/>
      </w:pPr>
    </w:p>
    <w:p w14:paraId="1A6BB961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2.2 以测量驱动执行并保留人工优先</w:t>
      </w:r>
    </w:p>
    <w:p w14:paraId="31B38712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本节对应执行机构难以随水质调整的问题。主控约每秒读取一次当前水质。二氧化碳可在照明开启期间按酸碱度工作，默认高于 7.0 时开启、低于 6.8 时关闭，以避免在阈值附近反复通断。加热与补水同样采用分开的开启界限与关闭界限。投喂不持续通电，仅输出一次短脉冲，使喂食器转过一格。</w:t>
      </w:r>
    </w:p>
    <w:p w14:paraId="4F51864B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任一通道均可切换为手动。手动期间，即使自动条件成立，也不再改变该通道。若水温、光照或水位超过 60 秒，或酸碱度超过 120 秒仍未获得新读数，则该项自动控制停止，并关闭二氧化碳阀。</w:t>
      </w:r>
    </w:p>
    <w:p w14:paraId="794FB5F6">
      <w:pPr>
        <w:spacing w:line="360" w:lineRule="auto"/>
        <w:jc w:val="center"/>
        <w:rPr>
          <w:lang w:eastAsia="zh-CN"/>
        </w:rPr>
      </w:pPr>
      <w:r>
        <w:drawing>
          <wp:inline distT="0" distB="0" distL="0" distR="0">
            <wp:extent cx="5039995" cy="1677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rcRect t="327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525">
      <w:pPr>
        <w:spacing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图2-1  测量、决策与执行的关系</w:t>
      </w:r>
    </w:p>
    <w:p w14:paraId="02048A45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2.3 现场直连与离场云端协同</w:t>
      </w:r>
      <w:bookmarkStart w:id="0" w:name="_GoBack"/>
      <w:bookmarkEnd w:id="0"/>
    </w:p>
    <w:p w14:paraId="03391BC3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本节对应离场后无法获知状态，以及网络中断后失去约束的问题。用户处于同一网络时，手机与计算机直接向主控获取数据，刷新及时，亦可立即干预。用户离场后，主控将最近状态与照片送至云端，手机改为从云端读取，且只能回传控制与投喂两类命令。</w:t>
      </w:r>
    </w:p>
    <w:p w14:paraId="40EABF24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云端中断时，现场主控不向云端请求下一步动作。已启用的自动策略按现场最后一套规则继续运行。</w:t>
      </w:r>
    </w:p>
    <w:p w14:paraId="26C7749F">
      <w:pPr>
        <w:spacing w:before="120" w:after="120" w:line="360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3. 项目技术方案设计和原理</w:t>
      </w:r>
    </w:p>
    <w:p w14:paraId="4CD1CB75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3.1 总体方案的三个分区</w:t>
      </w:r>
    </w:p>
    <w:p w14:paraId="27771D39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总体方案沿用图1-1 的三列划分，而不按芯片引脚展开。硬件、软件与云端边界明确，三部分并列，避免方案退化为单一硬件清单。</w:t>
      </w:r>
    </w:p>
    <w:p w14:paraId="1FA8E5C1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硬件分区在现场完成测量、每秒决策与功率执行，摄像头仅负责图像采集。软件分区包括主控网页、计算机上位机与 iAquaria 手机应用，负责呈现同一份数据，并接收人工操作、日志与计划。云端分区仅在用户离开局域网时传递最近状态、照片以及允许范围内的命令。</w:t>
      </w:r>
    </w:p>
    <w:p w14:paraId="2D82F2FC">
      <w:pPr>
        <w:spacing w:before="60" w:after="120" w:line="360" w:lineRule="auto"/>
        <w:jc w:val="center"/>
      </w:pPr>
      <w:r>
        <w:rPr>
          <w:sz w:val="21"/>
        </w:rPr>
        <w:t>表3-1  三个分区的边界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DA4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3B0672B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分区</w:t>
            </w:r>
          </w:p>
        </w:tc>
        <w:tc>
          <w:tcPr>
            <w:tcW w:w="2075" w:type="dxa"/>
          </w:tcPr>
          <w:p w14:paraId="7172AA3E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包含什么</w:t>
            </w:r>
          </w:p>
        </w:tc>
        <w:tc>
          <w:tcPr>
            <w:tcW w:w="2075" w:type="dxa"/>
          </w:tcPr>
          <w:p w14:paraId="56FA139E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负责</w:t>
            </w:r>
          </w:p>
        </w:tc>
        <w:tc>
          <w:tcPr>
            <w:tcW w:w="2075" w:type="dxa"/>
          </w:tcPr>
          <w:p w14:paraId="52CF816B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不负责</w:t>
            </w:r>
          </w:p>
        </w:tc>
      </w:tr>
      <w:tr w14:paraId="4563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60207C7">
            <w:pPr>
              <w:spacing w:after="0" w:line="360" w:lineRule="auto"/>
            </w:pPr>
            <w:r>
              <w:rPr>
                <w:sz w:val="21"/>
              </w:rPr>
              <w:t>硬件</w:t>
            </w:r>
          </w:p>
        </w:tc>
        <w:tc>
          <w:tcPr>
            <w:tcW w:w="2075" w:type="dxa"/>
          </w:tcPr>
          <w:p w14:paraId="06F13EC7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探头、主控、执行器、缸沿结构、摄像头</w:t>
            </w:r>
          </w:p>
        </w:tc>
        <w:tc>
          <w:tcPr>
            <w:tcW w:w="2075" w:type="dxa"/>
          </w:tcPr>
          <w:p w14:paraId="700217D4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测量、决策、执行、图像采集</w:t>
            </w:r>
          </w:p>
        </w:tc>
        <w:tc>
          <w:tcPr>
            <w:tcW w:w="2075" w:type="dxa"/>
          </w:tcPr>
          <w:p w14:paraId="1B59216B">
            <w:pPr>
              <w:spacing w:after="0" w:line="360" w:lineRule="auto"/>
            </w:pPr>
            <w:r>
              <w:rPr>
                <w:sz w:val="21"/>
              </w:rPr>
              <w:t>不保存养护记录</w:t>
            </w:r>
          </w:p>
        </w:tc>
      </w:tr>
      <w:tr w14:paraId="187E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1C9AEF7">
            <w:pPr>
              <w:spacing w:after="0" w:line="360" w:lineRule="auto"/>
            </w:pPr>
            <w:r>
              <w:rPr>
                <w:sz w:val="21"/>
              </w:rPr>
              <w:t>软件</w:t>
            </w:r>
          </w:p>
        </w:tc>
        <w:tc>
          <w:tcPr>
            <w:tcW w:w="2075" w:type="dxa"/>
          </w:tcPr>
          <w:p w14:paraId="514A09D4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网页、计算机端、手机 App</w:t>
            </w:r>
          </w:p>
        </w:tc>
        <w:tc>
          <w:tcPr>
            <w:tcW w:w="2075" w:type="dxa"/>
          </w:tcPr>
          <w:p w14:paraId="2067EA87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监视、人工干预、记录、提醒、水型化显示</w:t>
            </w:r>
          </w:p>
        </w:tc>
        <w:tc>
          <w:tcPr>
            <w:tcW w:w="2075" w:type="dxa"/>
          </w:tcPr>
          <w:p w14:paraId="4D9CEEB8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不在云端进行每秒决策</w:t>
            </w:r>
          </w:p>
        </w:tc>
      </w:tr>
      <w:tr w14:paraId="2AB9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940A8EC">
            <w:pPr>
              <w:spacing w:after="0" w:line="360" w:lineRule="auto"/>
            </w:pPr>
            <w:r>
              <w:rPr>
                <w:sz w:val="21"/>
              </w:rPr>
              <w:t>云端</w:t>
            </w:r>
          </w:p>
        </w:tc>
        <w:tc>
          <w:tcPr>
            <w:tcW w:w="2075" w:type="dxa"/>
          </w:tcPr>
          <w:p w14:paraId="209D5155">
            <w:pPr>
              <w:spacing w:after="0" w:line="360" w:lineRule="auto"/>
            </w:pPr>
            <w:r>
              <w:rPr>
                <w:sz w:val="21"/>
              </w:rPr>
              <w:t>加密消息服务</w:t>
            </w:r>
          </w:p>
        </w:tc>
        <w:tc>
          <w:tcPr>
            <w:tcW w:w="2075" w:type="dxa"/>
          </w:tcPr>
          <w:p w14:paraId="4E45FD6C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传递最近状态、照片与允许的命令</w:t>
            </w:r>
          </w:p>
        </w:tc>
        <w:tc>
          <w:tcPr>
            <w:tcW w:w="2075" w:type="dxa"/>
          </w:tcPr>
          <w:p w14:paraId="6E180660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不直接接通阀门或加热</w:t>
            </w:r>
          </w:p>
        </w:tc>
      </w:tr>
    </w:tbl>
    <w:p w14:paraId="2C10BD3D">
      <w:pPr>
        <w:spacing w:line="360" w:lineRule="auto"/>
        <w:rPr>
          <w:lang w:eastAsia="zh-CN"/>
        </w:rPr>
      </w:pPr>
    </w:p>
    <w:p w14:paraId="193894CB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3.2 硬件总体与供电原理</w:t>
      </w:r>
    </w:p>
    <w:p w14:paraId="2AB0FC1A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系统由两台独立设备组成：ESP32 主板（传感与控制）和 ESP32-CAM（视觉）。整机采用单路外部电源：220V 适配器输出 12V/3A，经 PG16 进入 200×120×75 mm 防水盒。盒内 LM2596S（≥3A，空载先调至 5.0V）产生 5V 母线，ESP32 板载 LDO 仅提供短距 3.3V。加热棒与水族灯使用自备电源，只经继电器触点切换，不并入 12V 轨。</w:t>
      </w:r>
    </w:p>
    <w:p w14:paraId="1A505D55">
      <w:pPr>
        <w:spacing w:line="360" w:lineRule="auto"/>
        <w:jc w:val="center"/>
      </w:pPr>
      <w:r>
        <w:drawing>
          <wp:inline distT="0" distB="0" distL="0" distR="0">
            <wp:extent cx="5039995" cy="2084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C19D">
      <w:pPr>
        <w:spacing w:before="60" w:after="12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图3-1  整机单电源三轨原理</w:t>
      </w:r>
    </w:p>
    <w:p w14:paraId="1858F1B7">
      <w:pPr>
        <w:spacing w:before="60" w:after="120" w:line="360" w:lineRule="auto"/>
        <w:jc w:val="center"/>
      </w:pPr>
      <w:r>
        <w:rPr>
          <w:sz w:val="21"/>
        </w:rPr>
        <w:t>表3-2  三电压轨分配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DA7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73DBC18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电压轨</w:t>
            </w:r>
          </w:p>
        </w:tc>
        <w:tc>
          <w:tcPr>
            <w:tcW w:w="2767" w:type="dxa"/>
          </w:tcPr>
          <w:p w14:paraId="0665AA8E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来源</w:t>
            </w:r>
          </w:p>
        </w:tc>
        <w:tc>
          <w:tcPr>
            <w:tcW w:w="2767" w:type="dxa"/>
          </w:tcPr>
          <w:p w14:paraId="054CC828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负载</w:t>
            </w:r>
          </w:p>
        </w:tc>
      </w:tr>
      <w:tr w14:paraId="7A83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64F0641">
            <w:pPr>
              <w:spacing w:after="0" w:line="360" w:lineRule="auto"/>
            </w:pPr>
            <w:r>
              <w:rPr>
                <w:sz w:val="21"/>
              </w:rPr>
              <w:t>12V</w:t>
            </w:r>
          </w:p>
        </w:tc>
        <w:tc>
          <w:tcPr>
            <w:tcW w:w="2767" w:type="dxa"/>
          </w:tcPr>
          <w:p w14:paraId="60AFCAFF">
            <w:pPr>
              <w:spacing w:after="0" w:line="360" w:lineRule="auto"/>
            </w:pPr>
            <w:r>
              <w:rPr>
                <w:sz w:val="21"/>
              </w:rPr>
              <w:t>适配器经 PG16</w:t>
            </w:r>
          </w:p>
        </w:tc>
        <w:tc>
          <w:tcPr>
            <w:tcW w:w="2767" w:type="dxa"/>
          </w:tcPr>
          <w:p w14:paraId="530B7B3E">
            <w:pPr>
              <w:spacing w:after="0" w:line="360" w:lineRule="auto"/>
            </w:pPr>
            <w:r>
              <w:rPr>
                <w:sz w:val="21"/>
              </w:rPr>
              <w:t>泵、喂食、CO₂阀、TDS/pH 从机</w:t>
            </w:r>
          </w:p>
        </w:tc>
      </w:tr>
      <w:tr w14:paraId="633B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E89E5DF">
            <w:pPr>
              <w:spacing w:after="0" w:line="360" w:lineRule="auto"/>
            </w:pPr>
            <w:r>
              <w:rPr>
                <w:sz w:val="21"/>
              </w:rPr>
              <w:t>5V</w:t>
            </w:r>
          </w:p>
        </w:tc>
        <w:tc>
          <w:tcPr>
            <w:tcW w:w="2767" w:type="dxa"/>
          </w:tcPr>
          <w:p w14:paraId="7B446FDA">
            <w:pPr>
              <w:spacing w:after="0" w:line="360" w:lineRule="auto"/>
            </w:pPr>
            <w:r>
              <w:rPr>
                <w:sz w:val="21"/>
              </w:rPr>
              <w:t>LM2596S</w:t>
            </w:r>
          </w:p>
        </w:tc>
        <w:tc>
          <w:tcPr>
            <w:tcW w:w="2767" w:type="dxa"/>
          </w:tcPr>
          <w:p w14:paraId="0B840837">
            <w:pPr>
              <w:spacing w:after="0" w:line="360" w:lineRule="auto"/>
            </w:pPr>
            <w:r>
              <w:rPr>
                <w:sz w:val="21"/>
              </w:rPr>
              <w:t>ESP32、SR04、TF、USB-A 供 CAM</w:t>
            </w:r>
          </w:p>
        </w:tc>
      </w:tr>
      <w:tr w14:paraId="5E4B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708862">
            <w:pPr>
              <w:spacing w:after="0" w:line="360" w:lineRule="auto"/>
            </w:pPr>
            <w:r>
              <w:rPr>
                <w:sz w:val="21"/>
              </w:rPr>
              <w:t>3.3V</w:t>
            </w:r>
          </w:p>
        </w:tc>
        <w:tc>
          <w:tcPr>
            <w:tcW w:w="2767" w:type="dxa"/>
          </w:tcPr>
          <w:p w14:paraId="312CC1F0">
            <w:pPr>
              <w:spacing w:after="0" w:line="360" w:lineRule="auto"/>
            </w:pPr>
            <w:r>
              <w:rPr>
                <w:sz w:val="21"/>
              </w:rPr>
              <w:t>板载 LDO</w:t>
            </w:r>
          </w:p>
        </w:tc>
        <w:tc>
          <w:tcPr>
            <w:tcW w:w="2767" w:type="dxa"/>
          </w:tcPr>
          <w:p w14:paraId="1D18DFB8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上拉与逻辑，禁止外带大电流</w:t>
            </w:r>
          </w:p>
        </w:tc>
      </w:tr>
      <w:tr w14:paraId="27B3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9D29A42">
            <w:pPr>
              <w:spacing w:after="0" w:line="360" w:lineRule="auto"/>
            </w:pPr>
            <w:r>
              <w:rPr>
                <w:sz w:val="21"/>
              </w:rPr>
              <w:t>自备</w:t>
            </w:r>
          </w:p>
        </w:tc>
        <w:tc>
          <w:tcPr>
            <w:tcW w:w="2767" w:type="dxa"/>
          </w:tcPr>
          <w:p w14:paraId="6F748302">
            <w:pPr>
              <w:spacing w:after="0" w:line="360" w:lineRule="auto"/>
            </w:pPr>
            <w:r>
              <w:rPr>
                <w:sz w:val="21"/>
              </w:rPr>
              <w:t>负载电源</w:t>
            </w:r>
          </w:p>
        </w:tc>
        <w:tc>
          <w:tcPr>
            <w:tcW w:w="2767" w:type="dxa"/>
          </w:tcPr>
          <w:p w14:paraId="63D2C3EF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220V 加热只切相线；灯走 DC 触点</w:t>
            </w:r>
          </w:p>
        </w:tc>
      </w:tr>
    </w:tbl>
    <w:p w14:paraId="2DCF996E">
      <w:pPr>
        <w:spacing w:line="360" w:lineRule="auto"/>
        <w:rPr>
          <w:lang w:eastAsia="zh-CN"/>
        </w:rPr>
      </w:pPr>
    </w:p>
    <w:p w14:paraId="2FADEB71">
      <w:pPr>
        <w:spacing w:line="360" w:lineRule="auto"/>
        <w:jc w:val="center"/>
        <w:rPr>
          <w:lang w:eastAsia="zh-CN"/>
        </w:rPr>
      </w:pPr>
      <w:r>
        <w:drawing>
          <wp:inline distT="0" distB="0" distL="0" distR="0">
            <wp:extent cx="5039995" cy="34016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B3BA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图3-</w:t>
      </w:r>
      <w:r>
        <w:rPr>
          <w:rFonts w:hint="eastAsia"/>
          <w:sz w:val="21"/>
          <w:lang w:eastAsia="zh-CN"/>
        </w:rPr>
        <w:t>2</w:t>
      </w:r>
      <w:r>
        <w:rPr>
          <w:sz w:val="21"/>
          <w:lang w:eastAsia="zh-CN"/>
        </w:rPr>
        <w:t xml:space="preserve">  防水盒内部分区（强弱电分离）</w:t>
      </w:r>
    </w:p>
    <w:p w14:paraId="12C7A16F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0" distR="0">
            <wp:extent cx="3938270" cy="5247640"/>
            <wp:effectExtent l="0" t="6985" r="0" b="0"/>
            <wp:docPr id="371859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57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57848" cy="527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E5F0">
      <w:pPr>
        <w:spacing w:line="360" w:lineRule="auto"/>
        <w:jc w:val="center"/>
        <w:rPr>
          <w:rFonts w:hint="eastAsia" w:ascii="宋体" w:hAnsi="宋体"/>
          <w:bCs/>
          <w:lang w:eastAsia="zh-CN"/>
        </w:rPr>
      </w:pPr>
      <w:r>
        <w:rPr>
          <w:rFonts w:ascii="宋体" w:hAnsi="宋体"/>
          <w:bCs/>
          <w:sz w:val="21"/>
          <w:lang w:eastAsia="zh-CN"/>
        </w:rPr>
        <w:t>图</w:t>
      </w:r>
      <w:r>
        <w:rPr>
          <w:rFonts w:hint="eastAsia" w:ascii="宋体" w:hAnsi="宋体"/>
          <w:bCs/>
          <w:sz w:val="21"/>
          <w:lang w:eastAsia="zh-CN"/>
        </w:rPr>
        <w:t>3-3</w:t>
      </w:r>
      <w:r>
        <w:rPr>
          <w:rFonts w:ascii="宋体" w:hAnsi="宋体"/>
          <w:bCs/>
          <w:sz w:val="21"/>
          <w:lang w:eastAsia="zh-CN"/>
        </w:rPr>
        <w:t xml:space="preserve">  主板与 485、继电器、MOS 接线实物</w:t>
      </w:r>
    </w:p>
    <w:p w14:paraId="6C592384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3.3 传感原理与电路</w:t>
      </w:r>
    </w:p>
    <w:p w14:paraId="32B47E8F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本地三类传感器点对点接入：DS18B20 为漏极开路单总线，DATA 必须经 4.7k</w:t>
      </w:r>
      <w:r>
        <w:t>Ω</w:t>
      </w:r>
      <w:r>
        <w:rPr>
          <w:lang w:eastAsia="zh-CN"/>
        </w:rPr>
        <w:t xml:space="preserve"> 上拉到 3.3V；HC-SR04 的 ECHO 为 5V，经 1k</w:t>
      </w:r>
      <w:r>
        <w:t>Ω</w:t>
      </w:r>
      <w:r>
        <w:rPr>
          <w:lang w:eastAsia="zh-CN"/>
        </w:rPr>
        <w:t xml:space="preserve"> 与 2k</w:t>
      </w:r>
      <w:r>
        <w:t>Ω</w:t>
      </w:r>
      <w:r>
        <w:rPr>
          <w:lang w:eastAsia="zh-CN"/>
        </w:rPr>
        <w:t xml:space="preserve"> 分压后接入 GPIO26，节点电压约 3.3V；BH1750 走硬件 I2C，ADO 悬空时地址 0x23。水位按空/满两点标定，超声探头垂直朝下并避开约 2cm 盲区。</w:t>
      </w:r>
    </w:p>
    <w:p w14:paraId="1C147C07">
      <w:pPr>
        <w:spacing w:line="360" w:lineRule="auto"/>
        <w:jc w:val="center"/>
        <w:rPr>
          <w:lang w:eastAsia="zh-CN"/>
        </w:rPr>
      </w:pPr>
      <w:r>
        <w:drawing>
          <wp:inline distT="0" distB="0" distL="0" distR="0">
            <wp:extent cx="5039360" cy="45637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rcRect t="16400" b="47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649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F687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图3-4  本地传感器阻容接法</w:t>
      </w:r>
    </w:p>
    <w:p w14:paraId="58E6DFA6">
      <w:pPr>
        <w:spacing w:after="0" w:line="360" w:lineRule="auto"/>
        <w:ind w:firstLine="420"/>
        <w:rPr>
          <w:lang w:eastAsia="zh-CN"/>
        </w:rPr>
      </w:pPr>
      <w:r>
        <w:t>TDS 与 pH/ORP 挂在同一条 RS485 差分总线上，主站 UART1（TX17/RX16/DE4），9600 8N1、功能码 03。TDS 固定地址 2，寄存器 0/2 乘 0.01 得 ppm，其 NTC 探头必须接入，否则会按极低温补偿导致读数虚高约 3 倍。</w:t>
      </w:r>
      <w:r>
        <w:rPr>
          <w:lang w:eastAsia="zh-CN"/>
        </w:rPr>
        <w:t>pH 变送器固定地址 3，寄存器 1 为 pH（×0.01），寄存器 9 为 ORP（×0.1 mV）。两从机独立供电，A/B 不得反接，也不得从总线取电；485 适配器 GND 必须与主板共地。</w:t>
      </w:r>
    </w:p>
    <w:p w14:paraId="7F5F6EAA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3.4 执行器原理</w:t>
      </w:r>
    </w:p>
    <w:p w14:paraId="0B257A9A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四路继电器为低电平触发：固件上电先把控制脚拉高，触点保持断开。功率回路一律为“电源正极进 COM、NO 出到负载正极、负载负极回电源负极”，与控制侧 5V 隔离。补水泵占用 GPIO5（strapping），必须另加 10k</w:t>
      </w:r>
      <w:r>
        <w:t>Ω</w:t>
      </w:r>
      <w:r>
        <w:rPr>
          <w:lang w:eastAsia="zh-CN"/>
        </w:rPr>
        <w:t xml:space="preserve"> 上拉到 3.3V，防止上电误吸合。CO₂ 电磁阀由 GPIO33 驱动 MOS 低边开关，阀负极接模块 OUT−，并建议在感性负载两端加续流二极管。喂食为定时脉冲（默认约 800 ms），对应转盘机构转过一格，而不是持续通电。</w:t>
      </w:r>
    </w:p>
    <w:p w14:paraId="556AA05A">
      <w:pPr>
        <w:spacing w:before="60" w:after="120" w:line="360" w:lineRule="auto"/>
        <w:jc w:val="center"/>
        <w:rPr>
          <w:sz w:val="21"/>
          <w:lang w:eastAsia="zh-CN"/>
        </w:rPr>
      </w:pPr>
      <w:r>
        <w:drawing>
          <wp:inline distT="0" distB="0" distL="0" distR="0">
            <wp:extent cx="5039360" cy="5767705"/>
            <wp:effectExtent l="0" t="0" r="889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rcRect b="50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680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B01B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图3-6  继电器触点与 CO₂ 低边开关</w:t>
      </w:r>
    </w:p>
    <w:p w14:paraId="5055F1D2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3.5 结构装备（3D 打印件）</w:t>
      </w:r>
    </w:p>
    <w:p w14:paraId="0C2AE26E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电子模块装入防水盒，探头与摄像头用 3D 打印件固定在缸沿，经 PG12 出线。探头支架为倒 L 加整体 H 夹：上横板高于缸沿，下横板伸入水中导向，四孔分别对应水温、TDS、pH 与 pH 温补。超声支架把 HC-SR04 吊在横板下方，声波垂直向下。喂食器为 8 格水平转盘加低速直流电机，一次继电器脉冲对应一格落料。摄像头、光照模块与密封件另有独立外壳与挂架。</w:t>
      </w:r>
    </w:p>
    <w:p w14:paraId="68B21D61">
      <w:pPr>
        <w:spacing w:line="360" w:lineRule="auto"/>
        <w:jc w:val="center"/>
        <w:rPr>
          <w:lang w:eastAsia="zh-CN"/>
        </w:rPr>
      </w:pPr>
      <w:r>
        <w:drawing>
          <wp:inline distT="0" distB="0" distL="0" distR="0">
            <wp:extent cx="5039360" cy="5212080"/>
            <wp:effectExtent l="0" t="0" r="889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rcRect b="121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122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F256">
      <w:pPr>
        <w:spacing w:before="60" w:after="12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图3-7  三类关键结构件尺寸原理</w:t>
      </w:r>
    </w:p>
    <w:p w14:paraId="47026B7C">
      <w:pPr>
        <w:spacing w:line="360" w:lineRule="auto"/>
        <w:jc w:val="center"/>
        <w:rPr>
          <w:rFonts w:hint="eastAsia"/>
          <w:lang w:eastAsia="zh-CN"/>
        </w:rPr>
      </w:pPr>
    </w:p>
    <w:p w14:paraId="141DF5E5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3.6 云边协同</w:t>
      </w:r>
    </w:p>
    <w:p w14:paraId="5C6F1BFF">
      <w:pPr>
        <w:spacing w:after="0" w:line="360" w:lineRule="auto"/>
        <w:ind w:firstLine="420"/>
        <w:rPr>
          <w:del w:id="0" w:author="Brig" w:date="2026-10-08T12:11:26Z"/>
          <w:lang w:eastAsia="zh-CN"/>
        </w:rPr>
      </w:pPr>
      <w:del w:id="1" w:author="Brig" w:date="2026-10-08T12:11:26Z">
        <w:r>
          <w:rPr>
            <w:lang w:eastAsia="zh-CN"/>
          </w:rPr>
          <w:delText>第1章要求现场可以即时操作，离场后仍能获知鱼缸状态，网络中断时又不得失去约束。因此现场与云端必须分工，而不能将决策转移到云端。</w:delText>
        </w:r>
      </w:del>
    </w:p>
    <w:p w14:paraId="2D91DC41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用户处于同一无线网络时，手机与计算机直接连接主控。页面约每秒更新，人工干预立即生效。此时可以不经过云端。</w:t>
      </w:r>
    </w:p>
    <w:p w14:paraId="4FBB828D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用户离场后，主控约每 30 秒将水温、酸碱度、溶解性固体、水位、光照及各路开关状态发至云端，并保留最近一帧。照明、加热、补水、投喂或气阀发生变化时，再立即补发一条事件。摄像头将最近一张照片单独上传，供手机查看。</w:t>
      </w:r>
    </w:p>
    <w:p w14:paraId="634433F9">
      <w:pPr>
        <w:spacing w:line="360" w:lineRule="auto"/>
        <w:jc w:val="center"/>
        <w:rPr>
          <w:lang w:eastAsia="zh-CN"/>
        </w:rPr>
      </w:pPr>
      <w:r>
        <w:drawing>
          <wp:inline distT="0" distB="0" distL="0" distR="0">
            <wp:extent cx="5039360" cy="5425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rcRect t="8109" b="45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25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5626">
      <w:pPr>
        <w:spacing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图3-8  云边协同流程</w:t>
      </w:r>
    </w:p>
    <w:p w14:paraId="463C1CB8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3.7 现场软件与上述流程的配合</w:t>
      </w:r>
    </w:p>
    <w:p w14:paraId="0B26A6D9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固件在现场按固定节拍工作：先确认主控未失去响应，再依次读取水质总线、水温、光照与水位，随后完成一次控制决策，最后将结果送至网页，并按周期送至云端。网页在编译时嵌入固件，主控上电即可打开，无需另行部署服务器。历史数据默认写入主控内部存储；插入存储卡后，约每 5 分钟再记录一次较密数据，供 24 小时与 7 天曲线查询。</w:t>
      </w:r>
    </w:p>
    <w:p w14:paraId="5568CE9C">
      <w:pPr>
        <w:spacing w:line="360" w:lineRule="auto"/>
        <w:jc w:val="center"/>
        <w:rPr>
          <w:lang w:eastAsia="zh-CN"/>
        </w:rPr>
      </w:pPr>
      <w:r>
        <w:drawing>
          <wp:inline distT="0" distB="0" distL="0" distR="0">
            <wp:extent cx="5038725" cy="257429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rcRect b="87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48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D269">
      <w:pPr>
        <w:spacing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图3-9  软件分层</w:t>
      </w:r>
    </w:p>
    <w:p w14:paraId="1EDBD69A">
      <w:pPr>
        <w:spacing w:before="60" w:after="120" w:line="360" w:lineRule="auto"/>
        <w:jc w:val="center"/>
        <w:rPr>
          <w:sz w:val="21"/>
          <w:lang w:eastAsia="zh-CN"/>
        </w:rPr>
      </w:pPr>
      <w:r>
        <w:drawing>
          <wp:inline distT="0" distB="0" distL="0" distR="0">
            <wp:extent cx="5037455" cy="12585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rcRect b="174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95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FE9A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sz w:val="21"/>
        </w:rPr>
        <w:t>图3-10  固件主循环</w:t>
      </w:r>
    </w:p>
    <w:p w14:paraId="764E3F18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3.8 人机界面</w:t>
      </w:r>
      <w:del w:id="2" w:author="Brig" w:date="2026-10-08T12:17:54Z">
        <w:r>
          <w:rPr>
            <w:rFonts w:eastAsia="黑体"/>
            <w:b/>
            <w:lang w:eastAsia="zh-CN"/>
          </w:rPr>
          <w:delText>（截图预留）</w:delText>
        </w:r>
      </w:del>
    </w:p>
    <w:p w14:paraId="32D7842A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网页提供实时指标、手动或自动切换、变送器参数与历史曲线。计算机端适于长时间观察曲线并导出数据。手机分为概览、日志、计划与鱼缸四页，另设对话页用于水质说明与图像识别。Android 与鸿蒙共用该界面。</w:t>
      </w:r>
      <w:del w:id="3" w:author="Brig" w:date="2026-10-08T12:18:04Z">
        <w:r>
          <w:rPr>
            <w:lang w:eastAsia="zh-CN"/>
          </w:rPr>
          <w:delText>下文先给出组成关系，界面位置留空，便于随后插入实际截图。</w:delText>
        </w:r>
      </w:del>
    </w:p>
    <w:p w14:paraId="2305C2AA">
      <w:pPr>
        <w:spacing w:line="360" w:lineRule="auto"/>
        <w:jc w:val="center"/>
        <w:rPr>
          <w:lang w:eastAsia="zh-CN"/>
        </w:rPr>
      </w:pPr>
      <w:r>
        <w:drawing>
          <wp:inline distT="0" distB="0" distL="0" distR="0">
            <wp:extent cx="5039995" cy="6572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7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6402">
      <w:pPr>
        <w:spacing w:line="360" w:lineRule="auto"/>
        <w:jc w:val="center"/>
        <w:rPr>
          <w:rFonts w:hint="eastAsia"/>
          <w:lang w:eastAsia="zh-CN"/>
        </w:rPr>
      </w:pPr>
      <w:r>
        <w:rPr>
          <w:lang w:eastAsia="zh-CN"/>
        </w:rPr>
        <w:t>图3-1</w:t>
      </w:r>
      <w:r>
        <w:rPr>
          <w:rFonts w:hint="eastAsia"/>
          <w:lang w:eastAsia="zh-CN"/>
        </w:rPr>
        <w:t>1</w:t>
      </w:r>
      <w:r>
        <w:rPr>
          <w:lang w:eastAsia="zh-CN"/>
        </w:rPr>
        <w:t xml:space="preserve">  App 组成框架</w:t>
      </w:r>
      <w:r>
        <w:rPr>
          <w:lang w:eastAsia="zh-CN"/>
        </w:rPr>
        <w:cr/>
      </w:r>
    </w:p>
    <w:p w14:paraId="33E69CE7">
      <w:pPr>
        <w:spacing w:line="360" w:lineRule="auto"/>
        <w:jc w:val="center"/>
        <w:rPr>
          <w:rFonts w:hint="eastAsia"/>
          <w:lang w:eastAsia="zh-CN"/>
        </w:rPr>
      </w:pPr>
      <w:r>
        <w:drawing>
          <wp:inline xmlns:a="http://schemas.openxmlformats.org/drawingml/2006/main" xmlns:pic="http://schemas.openxmlformats.org/drawingml/2006/picture">
            <wp:extent cx="5220000" cy="5968200"/>
            <wp:docPr id="371859460" name="Picture 371859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68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1DA3DB">
      <w:pPr>
        <w:spacing w:line="360" w:lineRule="auto"/>
        <w:jc w:val="center"/>
        <w:rPr>
          <w:rFonts w:hint="eastAsia"/>
          <w:szCs w:val="24"/>
          <w:lang w:eastAsia="zh-CN"/>
        </w:rPr>
      </w:pPr>
      <w:r>
        <w:rPr>
          <w:rFonts w:ascii="宋体" w:hAnsi="宋体"/>
          <w:bCs/>
          <w:szCs w:val="24"/>
          <w:lang w:eastAsia="zh-CN"/>
        </w:rPr>
        <w:t>图</w:t>
      </w:r>
      <w:r>
        <w:rPr>
          <w:rFonts w:hint="eastAsia" w:ascii="宋体" w:hAnsi="宋体"/>
          <w:bCs/>
          <w:szCs w:val="24"/>
          <w:lang w:eastAsia="zh-CN"/>
        </w:rPr>
        <w:t>3-12</w:t>
      </w:r>
      <w:r>
        <w:rPr>
          <w:rFonts w:ascii="宋体" w:hAnsi="宋体"/>
          <w:bCs/>
          <w:szCs w:val="24"/>
          <w:lang w:eastAsia="zh-CN"/>
        </w:rPr>
        <w:t xml:space="preserve"> App 概览</w:t>
      </w:r>
    </w:p>
    <w:p>
      <w:r>
        <w:rPr>
          <w:b/>
        </w:rPr>
        <w:t>3.9 人工智能辅助分析</w:t>
      </w:r>
    </w:p>
    <w:p>
      <w:r>
        <w:t>手机端内置 AI 对话页，预设水质判断、换水建议、藻类评估等常用请求，也可自由提问或抓拍鱼缸画面识图。发送时自动附带当前遥测读数作为上下文；识图回复末行按「类群|种名|数量」汇总生物清单，解析后自动回写生物面板，无需手动录入。分析记录按缸保存，可按日期回看。</w:t>
      </w:r>
    </w:p>
    <w:p>
      <w:r>
        <w:t>图3-13 为一次水质判断请求。AI 依据当前遥测（水温 25.83 ℃、pH 7.14、双路 TDS 211/156、ORP 329 mV）回复：基础状态正常，两路 TDS 差值较大需排查探头漂移或接线，ORP 缺基线暂不能判污染，并给出校准连测、补测氨氮与亚硝酸盐、蒸发补水等建议。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506666"/>
            <wp:docPr id="371859461" name="Picture 371859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智能分析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506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图3-13  AI 水质判断对话示例</w:t>
      </w:r>
    </w:p>
    <w:p w14:paraId="3323F25C">
      <w:pPr>
        <w:spacing w:before="120" w:after="120" w:line="360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4. 技术效果实现</w:t>
      </w:r>
    </w:p>
    <w:p w14:paraId="0515792F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4.1 测试环境与方法</w:t>
      </w:r>
    </w:p>
    <w:p w14:paraId="23D6B7AC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测试在实验室的无线网络中进行，使用主控、摄像头、TDS 与酸碱度变送器，以及部分真实负载。</w:t>
      </w:r>
    </w:p>
    <w:p w14:paraId="7F5112C7">
      <w:pPr>
        <w:spacing w:before="60" w:after="12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表4-1  关键功能测试结果摘要</w:t>
      </w:r>
      <w:del w:id="4" w:author="Brig" w:date="2026-10-08T13:14:46Z">
        <w:r>
          <w:rPr>
            <w:sz w:val="21"/>
            <w:lang w:eastAsia="zh-CN"/>
          </w:rPr>
          <w:delText>（*无探头时仅验证通信）</w:delText>
        </w:r>
      </w:del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tblGridChange w:id="5">
          <w:tblGrid>
            <w:gridCol w:w="2075"/>
            <w:gridCol w:w="2075"/>
            <w:gridCol w:w="2075"/>
            <w:gridCol w:w="2075"/>
          </w:tblGrid>
        </w:tblGridChange>
      </w:tblGrid>
      <w:tr w14:paraId="3363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44A5F91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用例</w:t>
            </w:r>
          </w:p>
        </w:tc>
        <w:tc>
          <w:tcPr>
            <w:tcW w:w="2075" w:type="dxa"/>
          </w:tcPr>
          <w:p w14:paraId="14412082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操作</w:t>
            </w:r>
          </w:p>
        </w:tc>
        <w:tc>
          <w:tcPr>
            <w:tcW w:w="2075" w:type="dxa"/>
          </w:tcPr>
          <w:p w14:paraId="2188E51C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期望</w:t>
            </w:r>
          </w:p>
        </w:tc>
        <w:tc>
          <w:tcPr>
            <w:tcW w:w="2075" w:type="dxa"/>
          </w:tcPr>
          <w:p w14:paraId="1BCA1A66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结果</w:t>
            </w:r>
          </w:p>
        </w:tc>
      </w:tr>
      <w:tr w14:paraId="2B41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7D391BF">
            <w:pPr>
              <w:spacing w:after="0" w:line="360" w:lineRule="auto"/>
            </w:pPr>
            <w:r>
              <w:rPr>
                <w:sz w:val="21"/>
              </w:rPr>
              <w:t>上电安全</w:t>
            </w:r>
          </w:p>
        </w:tc>
        <w:tc>
          <w:tcPr>
            <w:tcW w:w="2075" w:type="dxa"/>
          </w:tcPr>
          <w:p w14:paraId="5A8B06FB">
            <w:pPr>
              <w:spacing w:after="0" w:line="360" w:lineRule="auto"/>
            </w:pPr>
            <w:r>
              <w:rPr>
                <w:sz w:val="21"/>
              </w:rPr>
              <w:t>上电观察执行器</w:t>
            </w:r>
          </w:p>
        </w:tc>
        <w:tc>
          <w:tcPr>
            <w:tcW w:w="2075" w:type="dxa"/>
          </w:tcPr>
          <w:p w14:paraId="2297A6AC">
            <w:pPr>
              <w:spacing w:after="0" w:line="360" w:lineRule="auto"/>
            </w:pPr>
            <w:r>
              <w:rPr>
                <w:sz w:val="21"/>
              </w:rPr>
              <w:t>默认全断</w:t>
            </w:r>
          </w:p>
        </w:tc>
        <w:tc>
          <w:tcPr>
            <w:tcW w:w="2075" w:type="dxa"/>
          </w:tcPr>
          <w:p w14:paraId="2EE1E602">
            <w:pPr>
              <w:spacing w:after="0" w:line="360" w:lineRule="auto"/>
            </w:pPr>
            <w:r>
              <w:rPr>
                <w:sz w:val="21"/>
              </w:rPr>
              <w:t>通过</w:t>
            </w:r>
          </w:p>
        </w:tc>
      </w:tr>
      <w:tr w14:paraId="68A6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6" w:author="Brig" w:date="2026-10-08T13:14:39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486" w:hRule="atLeast"/>
          <w:jc w:val="center"/>
          <w:trPrChange w:id="6" w:author="Brig" w:date="2026-10-08T13:14:39Z">
            <w:trPr>
              <w:jc w:val="center"/>
            </w:trPr>
          </w:trPrChange>
        </w:trPr>
        <w:tc>
          <w:tcPr>
            <w:tcW w:w="2075" w:type="dxa"/>
            <w:tcPrChange w:id="7" w:author="Brig" w:date="2026-10-08T13:14:39Z">
              <w:tcPr>
                <w:tcW w:w="2075" w:type="dxa"/>
              </w:tcPr>
            </w:tcPrChange>
          </w:tcPr>
          <w:p w14:paraId="1091092E">
            <w:pPr>
              <w:spacing w:after="0" w:line="360" w:lineRule="auto"/>
            </w:pPr>
            <w:r>
              <w:rPr>
                <w:sz w:val="21"/>
              </w:rPr>
              <w:t>WiFi 配网</w:t>
            </w:r>
          </w:p>
        </w:tc>
        <w:tc>
          <w:tcPr>
            <w:tcW w:w="2075" w:type="dxa"/>
            <w:tcPrChange w:id="8" w:author="Brig" w:date="2026-10-08T13:14:39Z">
              <w:tcPr>
                <w:tcW w:w="2075" w:type="dxa"/>
              </w:tcPr>
            </w:tcPrChange>
          </w:tcPr>
          <w:p w14:paraId="2719F4B7">
            <w:pPr>
              <w:spacing w:after="0" w:line="360" w:lineRule="auto"/>
            </w:pPr>
            <w:r>
              <w:rPr>
                <w:sz w:val="21"/>
              </w:rPr>
              <w:t>AP 门户保存凭据</w:t>
            </w:r>
          </w:p>
        </w:tc>
        <w:tc>
          <w:tcPr>
            <w:tcW w:w="2075" w:type="dxa"/>
            <w:tcPrChange w:id="9" w:author="Brig" w:date="2026-10-08T13:14:39Z">
              <w:tcPr>
                <w:tcW w:w="2075" w:type="dxa"/>
              </w:tcPr>
            </w:tcPrChange>
          </w:tcPr>
          <w:p w14:paraId="29CDE381">
            <w:pPr>
              <w:spacing w:after="0" w:line="360" w:lineRule="auto"/>
            </w:pPr>
            <w:r>
              <w:rPr>
                <w:sz w:val="21"/>
              </w:rPr>
              <w:t>重启后入网</w:t>
            </w:r>
          </w:p>
        </w:tc>
        <w:tc>
          <w:tcPr>
            <w:tcW w:w="2075" w:type="dxa"/>
            <w:tcPrChange w:id="10" w:author="Brig" w:date="2026-10-08T13:14:39Z">
              <w:tcPr>
                <w:tcW w:w="2075" w:type="dxa"/>
              </w:tcPr>
            </w:tcPrChange>
          </w:tcPr>
          <w:p w14:paraId="5A9D893A">
            <w:pPr>
              <w:spacing w:after="0" w:line="360" w:lineRule="auto"/>
            </w:pPr>
            <w:r>
              <w:rPr>
                <w:sz w:val="21"/>
              </w:rPr>
              <w:t>通过</w:t>
            </w:r>
          </w:p>
        </w:tc>
      </w:tr>
      <w:tr w14:paraId="6F913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3B85CC0">
            <w:pPr>
              <w:spacing w:after="0" w:line="360" w:lineRule="auto"/>
            </w:pPr>
            <w:r>
              <w:rPr>
                <w:sz w:val="21"/>
              </w:rPr>
              <w:t>mDNS 唯一</w:t>
            </w:r>
          </w:p>
        </w:tc>
        <w:tc>
          <w:tcPr>
            <w:tcW w:w="2075" w:type="dxa"/>
          </w:tcPr>
          <w:p w14:paraId="62CB0B10">
            <w:pPr>
              <w:spacing w:after="0" w:line="360" w:lineRule="auto"/>
            </w:pPr>
            <w:r>
              <w:rPr>
                <w:sz w:val="21"/>
              </w:rPr>
              <w:t>两台主控同网</w:t>
            </w:r>
          </w:p>
        </w:tc>
        <w:tc>
          <w:tcPr>
            <w:tcW w:w="2075" w:type="dxa"/>
          </w:tcPr>
          <w:p w14:paraId="2274526F">
            <w:pPr>
              <w:spacing w:after="0" w:line="360" w:lineRule="auto"/>
            </w:pPr>
            <w:r>
              <w:rPr>
                <w:sz w:val="21"/>
              </w:rPr>
              <w:t>不同主机名</w:t>
            </w:r>
          </w:p>
        </w:tc>
        <w:tc>
          <w:tcPr>
            <w:tcW w:w="2075" w:type="dxa"/>
          </w:tcPr>
          <w:p w14:paraId="638B3C32">
            <w:pPr>
              <w:spacing w:after="0" w:line="360" w:lineRule="auto"/>
            </w:pPr>
            <w:r>
              <w:rPr>
                <w:sz w:val="21"/>
              </w:rPr>
              <w:t>通过</w:t>
            </w:r>
          </w:p>
        </w:tc>
      </w:tr>
      <w:tr w14:paraId="0779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1BCA265">
            <w:pPr>
              <w:spacing w:after="0" w:line="360" w:lineRule="auto"/>
            </w:pPr>
            <w:r>
              <w:rPr>
                <w:sz w:val="21"/>
              </w:rPr>
              <w:t>TDS 读取</w:t>
            </w:r>
          </w:p>
        </w:tc>
        <w:tc>
          <w:tcPr>
            <w:tcW w:w="2075" w:type="dxa"/>
          </w:tcPr>
          <w:p w14:paraId="2CAEBF74">
            <w:pPr>
              <w:spacing w:after="0" w:line="360" w:lineRule="auto"/>
            </w:pPr>
            <w:r>
              <w:rPr>
                <w:sz w:val="21"/>
              </w:rPr>
              <w:t>地址正确接入</w:t>
            </w:r>
          </w:p>
        </w:tc>
        <w:tc>
          <w:tcPr>
            <w:tcW w:w="2075" w:type="dxa"/>
          </w:tcPr>
          <w:p w14:paraId="46F398E9">
            <w:pPr>
              <w:spacing w:after="0" w:line="360" w:lineRule="auto"/>
            </w:pPr>
            <w:r>
              <w:rPr>
                <w:sz w:val="21"/>
              </w:rPr>
              <w:t>无持续离线</w:t>
            </w:r>
          </w:p>
        </w:tc>
        <w:tc>
          <w:tcPr>
            <w:tcW w:w="2075" w:type="dxa"/>
          </w:tcPr>
          <w:p w14:paraId="0A3DFF56">
            <w:pPr>
              <w:spacing w:after="0" w:line="360" w:lineRule="auto"/>
            </w:pPr>
            <w:r>
              <w:rPr>
                <w:sz w:val="21"/>
              </w:rPr>
              <w:t>通过</w:t>
            </w:r>
          </w:p>
        </w:tc>
      </w:tr>
      <w:tr w14:paraId="4A85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EDF0E14">
            <w:pPr>
              <w:spacing w:after="0" w:line="360" w:lineRule="auto"/>
            </w:pPr>
            <w:r>
              <w:rPr>
                <w:sz w:val="21"/>
              </w:rPr>
              <w:t>pH 通信</w:t>
            </w:r>
          </w:p>
        </w:tc>
        <w:tc>
          <w:tcPr>
            <w:tcW w:w="2075" w:type="dxa"/>
          </w:tcPr>
          <w:p w14:paraId="5E2BF1BA">
            <w:pPr>
              <w:spacing w:after="0" w:line="360" w:lineRule="auto"/>
            </w:pPr>
            <w:r>
              <w:rPr>
                <w:sz w:val="21"/>
              </w:rPr>
              <w:t>无探头仅变送器</w:t>
            </w:r>
          </w:p>
        </w:tc>
        <w:tc>
          <w:tcPr>
            <w:tcW w:w="2075" w:type="dxa"/>
          </w:tcPr>
          <w:p w14:paraId="56E54BF4">
            <w:pPr>
              <w:spacing w:after="0" w:line="360" w:lineRule="auto"/>
            </w:pPr>
            <w:r>
              <w:rPr>
                <w:sz w:val="21"/>
              </w:rPr>
              <w:t>Modbus 有应答</w:t>
            </w:r>
          </w:p>
        </w:tc>
        <w:tc>
          <w:tcPr>
            <w:tcW w:w="2075" w:type="dxa"/>
          </w:tcPr>
          <w:p w14:paraId="359FB23F">
            <w:pPr>
              <w:spacing w:after="0" w:line="360" w:lineRule="auto"/>
            </w:pPr>
            <w:r>
              <w:rPr>
                <w:sz w:val="21"/>
              </w:rPr>
              <w:t>通过*</w:t>
            </w:r>
          </w:p>
        </w:tc>
      </w:tr>
      <w:tr w14:paraId="7381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043D2A9">
            <w:pPr>
              <w:spacing w:after="0" w:line="360" w:lineRule="auto"/>
            </w:pPr>
            <w:r>
              <w:rPr>
                <w:sz w:val="21"/>
              </w:rPr>
              <w:t>CO₂ 手动</w:t>
            </w:r>
          </w:p>
        </w:tc>
        <w:tc>
          <w:tcPr>
            <w:tcW w:w="2075" w:type="dxa"/>
          </w:tcPr>
          <w:p w14:paraId="14F54ABB">
            <w:pPr>
              <w:spacing w:after="0" w:line="360" w:lineRule="auto"/>
            </w:pPr>
            <w:r>
              <w:rPr>
                <w:sz w:val="21"/>
              </w:rPr>
              <w:t>Web 手动开关</w:t>
            </w:r>
          </w:p>
        </w:tc>
        <w:tc>
          <w:tcPr>
            <w:tcW w:w="2075" w:type="dxa"/>
          </w:tcPr>
          <w:p w14:paraId="2140974A">
            <w:pPr>
              <w:spacing w:after="0" w:line="360" w:lineRule="auto"/>
            </w:pPr>
            <w:r>
              <w:rPr>
                <w:sz w:val="21"/>
              </w:rPr>
              <w:t>阀体动作</w:t>
            </w:r>
          </w:p>
        </w:tc>
        <w:tc>
          <w:tcPr>
            <w:tcW w:w="2075" w:type="dxa"/>
          </w:tcPr>
          <w:p w14:paraId="45F8C3EE">
            <w:pPr>
              <w:spacing w:after="0" w:line="360" w:lineRule="auto"/>
            </w:pPr>
            <w:r>
              <w:rPr>
                <w:sz w:val="21"/>
              </w:rPr>
              <w:t>通过</w:t>
            </w:r>
          </w:p>
        </w:tc>
      </w:tr>
      <w:tr w14:paraId="6CA0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4001180">
            <w:pPr>
              <w:spacing w:after="0" w:line="360" w:lineRule="auto"/>
            </w:pPr>
            <w:r>
              <w:rPr>
                <w:sz w:val="21"/>
              </w:rPr>
              <w:t>CAM 抓拍</w:t>
            </w:r>
          </w:p>
        </w:tc>
        <w:tc>
          <w:tcPr>
            <w:tcW w:w="2075" w:type="dxa"/>
          </w:tcPr>
          <w:p w14:paraId="51AC2933">
            <w:pPr>
              <w:spacing w:after="0" w:line="360" w:lineRule="auto"/>
            </w:pPr>
            <w:r>
              <w:rPr>
                <w:sz w:val="21"/>
              </w:rPr>
              <w:t>GET /capture</w:t>
            </w:r>
          </w:p>
        </w:tc>
        <w:tc>
          <w:tcPr>
            <w:tcW w:w="2075" w:type="dxa"/>
          </w:tcPr>
          <w:p w14:paraId="54B5713A">
            <w:pPr>
              <w:spacing w:after="0" w:line="360" w:lineRule="auto"/>
            </w:pPr>
            <w:r>
              <w:rPr>
                <w:sz w:val="21"/>
              </w:rPr>
              <w:t>返回 JPEG</w:t>
            </w:r>
          </w:p>
        </w:tc>
        <w:tc>
          <w:tcPr>
            <w:tcW w:w="2075" w:type="dxa"/>
          </w:tcPr>
          <w:p w14:paraId="4FC5A6E5">
            <w:pPr>
              <w:spacing w:after="0" w:line="360" w:lineRule="auto"/>
            </w:pPr>
            <w:r>
              <w:rPr>
                <w:sz w:val="21"/>
              </w:rPr>
              <w:t>通过</w:t>
            </w:r>
          </w:p>
        </w:tc>
      </w:tr>
      <w:tr w14:paraId="451B9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3F991F2">
            <w:pPr>
              <w:spacing w:after="0" w:line="360" w:lineRule="auto"/>
            </w:pPr>
            <w:r>
              <w:rPr>
                <w:sz w:val="21"/>
              </w:rPr>
              <w:t>TF(CAM)</w:t>
            </w:r>
          </w:p>
        </w:tc>
        <w:tc>
          <w:tcPr>
            <w:tcW w:w="2075" w:type="dxa"/>
          </w:tcPr>
          <w:p w14:paraId="7860E3C7">
            <w:pPr>
              <w:spacing w:after="0" w:line="360" w:lineRule="auto"/>
            </w:pPr>
            <w:r>
              <w:rPr>
                <w:sz w:val="21"/>
              </w:rPr>
              <w:t>板载卡槽</w:t>
            </w:r>
          </w:p>
        </w:tc>
        <w:tc>
          <w:tcPr>
            <w:tcW w:w="2075" w:type="dxa"/>
          </w:tcPr>
          <w:p w14:paraId="380F3497">
            <w:pPr>
              <w:spacing w:after="0" w:line="360" w:lineRule="auto"/>
            </w:pPr>
            <w:r>
              <w:rPr>
                <w:sz w:val="21"/>
              </w:rPr>
              <w:t>识别 SDHC</w:t>
            </w:r>
          </w:p>
        </w:tc>
        <w:tc>
          <w:tcPr>
            <w:tcW w:w="2075" w:type="dxa"/>
          </w:tcPr>
          <w:p w14:paraId="3A6162E4">
            <w:pPr>
              <w:spacing w:after="0" w:line="360" w:lineRule="auto"/>
            </w:pPr>
            <w:r>
              <w:rPr>
                <w:sz w:val="21"/>
              </w:rPr>
              <w:t>通过</w:t>
            </w:r>
          </w:p>
        </w:tc>
      </w:tr>
    </w:tbl>
    <w:p w14:paraId="4F667A82">
      <w:pPr>
        <w:spacing w:line="360" w:lineRule="auto"/>
      </w:pPr>
    </w:p>
    <w:p w14:paraId="2067EE7C">
      <w:pPr>
        <w:spacing w:before="60" w:after="120" w:line="360" w:lineRule="auto"/>
        <w:jc w:val="center"/>
        <w:rPr>
          <w:sz w:val="21"/>
          <w:lang w:eastAsia="zh-CN"/>
        </w:rPr>
      </w:pPr>
      <w:r>
        <w:drawing>
          <wp:inline distT="0" distB="0" distL="114300" distR="114300">
            <wp:extent cx="5039995" cy="3383915"/>
            <wp:effectExtent l="0" t="0" r="8255" b="6985"/>
            <wp:docPr id="371859459" name="Picture 37185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59" name="Picture 37185945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15DA">
      <w:pPr>
        <w:spacing w:before="60" w:after="120" w:line="360" w:lineRule="auto"/>
        <w:jc w:val="center"/>
        <w:rPr>
          <w:rFonts w:hint="default"/>
          <w:lang w:val="en-US" w:eastAsia="zh-CN"/>
        </w:rPr>
      </w:pPr>
      <w:r>
        <w:rPr>
          <w:sz w:val="21"/>
          <w:lang w:eastAsia="zh-CN"/>
        </w:rPr>
        <w:t xml:space="preserve">图4-1  </w:t>
      </w:r>
      <w:del w:id="11" w:author="Brig" w:date="2026-10-08T13:40:41Z">
        <w:r>
          <w:rPr>
            <w:sz w:val="21"/>
            <w:lang w:eastAsia="zh-CN"/>
          </w:rPr>
          <w:delText>典型</w:delText>
        </w:r>
      </w:del>
      <w:r>
        <w:rPr>
          <w:sz w:val="21"/>
          <w:lang w:eastAsia="zh-CN"/>
        </w:rPr>
        <w:t>运行遥测</w:t>
      </w:r>
      <w:ins w:id="12" w:author="Brig" w:date="2026-10-08T13:40:45Z">
        <w:r>
          <w:rPr>
            <w:rFonts w:hint="eastAsia"/>
            <w:sz w:val="21"/>
            <w:lang w:val="en-US" w:eastAsia="zh-CN"/>
          </w:rPr>
          <w:t>测试</w:t>
        </w:r>
      </w:ins>
      <w:r>
        <w:rPr>
          <w:sz w:val="21"/>
          <w:lang w:eastAsia="zh-CN"/>
        </w:rPr>
        <w:t>曲线</w:t>
      </w:r>
      <w:del w:id="13" w:author="Brig" w:date="2026-10-08T13:40:47Z">
        <w:r>
          <w:rPr>
            <w:sz w:val="21"/>
            <w:lang w:eastAsia="zh-CN"/>
          </w:rPr>
          <w:delText>（</w:delText>
        </w:r>
      </w:del>
      <w:del w:id="14" w:author="Brig" w:date="2026-10-08T13:40:48Z">
        <w:r>
          <w:rPr>
            <w:sz w:val="21"/>
            <w:lang w:eastAsia="zh-CN"/>
          </w:rPr>
          <w:delText>示意）</w:delText>
        </w:r>
      </w:del>
      <w:ins w:id="15" w:author="Brig" w:date="2026-10-08T13:40:50Z">
        <w:r>
          <w:rPr>
            <w:rFonts w:hint="eastAsia"/>
            <w:sz w:val="21"/>
            <w:lang w:val="en-US" w:eastAsia="zh-CN"/>
          </w:rPr>
          <w:t>示意</w:t>
        </w:r>
      </w:ins>
    </w:p>
    <w:p w14:paraId="495B58AF">
      <w:pPr>
        <w:spacing w:line="360" w:lineRule="auto"/>
        <w:jc w:val="center"/>
        <w:rPr>
          <w:lang w:eastAsia="zh-CN"/>
        </w:rPr>
      </w:pPr>
    </w:p>
    <w:p w14:paraId="5065FA8E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4.2 产品级效果</w:t>
      </w:r>
    </w:p>
    <w:p w14:paraId="7349F046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效果按照</w:t>
      </w:r>
      <w:del w:id="16" w:author="Brig" w:date="2026-10-08T13:41:03Z">
        <w:r>
          <w:rPr>
            <w:lang w:eastAsia="zh-CN"/>
          </w:rPr>
          <w:delText>第1章的</w:delText>
        </w:r>
      </w:del>
      <w:r>
        <w:rPr>
          <w:lang w:eastAsia="zh-CN"/>
        </w:rPr>
        <w:t>需求衡量，即指标能否集中呈现、执行能否随水质变化、离场后能否获知状态、测值失效时能否停止，以及养护记录是否保留。</w:t>
      </w:r>
    </w:p>
    <w:p w14:paraId="7693B3B3">
      <w:pPr>
        <w:spacing w:before="60" w:after="120" w:line="360" w:lineRule="auto"/>
        <w:jc w:val="center"/>
      </w:pPr>
      <w:r>
        <w:rPr>
          <w:sz w:val="21"/>
        </w:rPr>
        <w:t>表4-2  产品级效果指标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62B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B61C70D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产品能力</w:t>
            </w:r>
          </w:p>
        </w:tc>
        <w:tc>
          <w:tcPr>
            <w:tcW w:w="2767" w:type="dxa"/>
          </w:tcPr>
          <w:p w14:paraId="111DFC4A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达到的程度</w:t>
            </w:r>
          </w:p>
        </w:tc>
        <w:tc>
          <w:tcPr>
            <w:tcW w:w="2767" w:type="dxa"/>
          </w:tcPr>
          <w:p w14:paraId="4664700F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对应的需求</w:t>
            </w:r>
          </w:p>
        </w:tc>
      </w:tr>
      <w:tr w14:paraId="4737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95A279B">
            <w:pPr>
              <w:spacing w:after="0" w:line="360" w:lineRule="auto"/>
            </w:pPr>
            <w:r>
              <w:rPr>
                <w:sz w:val="21"/>
              </w:rPr>
              <w:t>指标集中呈现</w:t>
            </w:r>
          </w:p>
        </w:tc>
        <w:tc>
          <w:tcPr>
            <w:tcW w:w="2767" w:type="dxa"/>
          </w:tcPr>
          <w:p w14:paraId="02AE40F3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水温、酸碱度、氧化还原电位、溶解性固体、水位与光照同时显示</w:t>
            </w:r>
          </w:p>
        </w:tc>
        <w:tc>
          <w:tcPr>
            <w:tcW w:w="2767" w:type="dxa"/>
          </w:tcPr>
          <w:p w14:paraId="71FE635F">
            <w:pPr>
              <w:spacing w:after="0" w:line="360" w:lineRule="auto"/>
            </w:pPr>
            <w:r>
              <w:rPr>
                <w:sz w:val="21"/>
              </w:rPr>
              <w:t>避免仪表分散</w:t>
            </w:r>
          </w:p>
        </w:tc>
      </w:tr>
      <w:tr w14:paraId="175A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3C337">
            <w:pPr>
              <w:spacing w:after="0" w:line="360" w:lineRule="auto"/>
            </w:pPr>
            <w:r>
              <w:rPr>
                <w:sz w:val="21"/>
              </w:rPr>
              <w:t>五路执行</w:t>
            </w:r>
          </w:p>
        </w:tc>
        <w:tc>
          <w:tcPr>
            <w:tcW w:w="2767" w:type="dxa"/>
          </w:tcPr>
          <w:p w14:paraId="1644CFE1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照明、加热、补水、投喂、二氧化碳可手动或自动</w:t>
            </w:r>
          </w:p>
        </w:tc>
        <w:tc>
          <w:tcPr>
            <w:tcW w:w="2767" w:type="dxa"/>
          </w:tcPr>
          <w:p w14:paraId="68E7955F">
            <w:pPr>
              <w:spacing w:after="0" w:line="360" w:lineRule="auto"/>
            </w:pPr>
            <w:r>
              <w:rPr>
                <w:sz w:val="21"/>
              </w:rPr>
              <w:t>摆脱单纯定时控制</w:t>
            </w:r>
          </w:p>
        </w:tc>
      </w:tr>
      <w:tr w14:paraId="353EB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1291F5">
            <w:pPr>
              <w:spacing w:after="0" w:line="360" w:lineRule="auto"/>
            </w:pPr>
            <w:r>
              <w:rPr>
                <w:sz w:val="21"/>
              </w:rPr>
              <w:t>现场决策</w:t>
            </w:r>
          </w:p>
        </w:tc>
        <w:tc>
          <w:tcPr>
            <w:tcW w:w="2767" w:type="dxa"/>
          </w:tcPr>
          <w:p w14:paraId="4C7652BF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约每 1 秒决策一次，不向云端请求</w:t>
            </w:r>
          </w:p>
        </w:tc>
        <w:tc>
          <w:tcPr>
            <w:tcW w:w="2767" w:type="dxa"/>
          </w:tcPr>
          <w:p w14:paraId="72515535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断网后仍按现场策略运行</w:t>
            </w:r>
          </w:p>
        </w:tc>
      </w:tr>
      <w:tr w14:paraId="31D9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28D6D52">
            <w:pPr>
              <w:spacing w:after="0" w:line="360" w:lineRule="auto"/>
            </w:pPr>
            <w:r>
              <w:rPr>
                <w:sz w:val="21"/>
              </w:rPr>
              <w:t>现场监视</w:t>
            </w:r>
          </w:p>
        </w:tc>
        <w:tc>
          <w:tcPr>
            <w:tcW w:w="2767" w:type="dxa"/>
          </w:tcPr>
          <w:p w14:paraId="46A7CC23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网页约每秒刷新；计算机可观察曲线并导出</w:t>
            </w:r>
          </w:p>
        </w:tc>
        <w:tc>
          <w:tcPr>
            <w:tcW w:w="2767" w:type="dxa"/>
          </w:tcPr>
          <w:p w14:paraId="2E4F4364">
            <w:pPr>
              <w:spacing w:after="0" w:line="360" w:lineRule="auto"/>
            </w:pPr>
            <w:r>
              <w:rPr>
                <w:sz w:val="21"/>
              </w:rPr>
              <w:t>在场时可即时操作</w:t>
            </w:r>
          </w:p>
        </w:tc>
      </w:tr>
      <w:tr w14:paraId="2CE9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2398CB7">
            <w:pPr>
              <w:spacing w:after="0" w:line="360" w:lineRule="auto"/>
            </w:pPr>
            <w:r>
              <w:rPr>
                <w:sz w:val="21"/>
              </w:rPr>
              <w:t>离场监视</w:t>
            </w:r>
          </w:p>
        </w:tc>
        <w:tc>
          <w:tcPr>
            <w:tcW w:w="2767" w:type="dxa"/>
          </w:tcPr>
          <w:p w14:paraId="24D83A86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约 30 秒更新一次，保留最近状态与一张照片</w:t>
            </w:r>
          </w:p>
        </w:tc>
        <w:tc>
          <w:tcPr>
            <w:tcW w:w="2767" w:type="dxa"/>
          </w:tcPr>
          <w:p w14:paraId="1649EBD7">
            <w:pPr>
              <w:spacing w:after="0" w:line="360" w:lineRule="auto"/>
            </w:pPr>
            <w:r>
              <w:rPr>
                <w:sz w:val="21"/>
              </w:rPr>
              <w:t>离场后仍可获知状态</w:t>
            </w:r>
          </w:p>
        </w:tc>
      </w:tr>
      <w:tr w14:paraId="6965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0A1FC7B">
            <w:pPr>
              <w:spacing w:after="0" w:line="360" w:lineRule="auto"/>
            </w:pPr>
            <w:r>
              <w:rPr>
                <w:sz w:val="21"/>
              </w:rPr>
              <w:t>失效保护</w:t>
            </w:r>
          </w:p>
        </w:tc>
        <w:tc>
          <w:tcPr>
            <w:tcW w:w="2767" w:type="dxa"/>
          </w:tcPr>
          <w:p w14:paraId="315FAE3C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水温、光照、水位超过 60 秒，或酸碱度超过 120 秒无新值，则停止该项自动</w:t>
            </w:r>
          </w:p>
        </w:tc>
        <w:tc>
          <w:tcPr>
            <w:tcW w:w="2767" w:type="dxa"/>
          </w:tcPr>
          <w:p w14:paraId="3EAC0C70">
            <w:pPr>
              <w:spacing w:after="0" w:line="360" w:lineRule="auto"/>
            </w:pPr>
            <w:r>
              <w:rPr>
                <w:sz w:val="21"/>
              </w:rPr>
              <w:t>防止过期读数误控</w:t>
            </w:r>
          </w:p>
        </w:tc>
      </w:tr>
      <w:tr w14:paraId="5E0E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832FA9B">
            <w:pPr>
              <w:spacing w:after="0" w:line="360" w:lineRule="auto"/>
            </w:pPr>
            <w:r>
              <w:rPr>
                <w:sz w:val="21"/>
              </w:rPr>
              <w:t>养护闭环</w:t>
            </w:r>
          </w:p>
        </w:tc>
        <w:tc>
          <w:tcPr>
            <w:tcW w:w="2767" w:type="dxa"/>
          </w:tcPr>
          <w:p w14:paraId="26C4D48B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日志、周期计划与告警规则可以保存</w:t>
            </w:r>
          </w:p>
        </w:tc>
        <w:tc>
          <w:tcPr>
            <w:tcW w:w="2767" w:type="dxa"/>
          </w:tcPr>
          <w:p w14:paraId="681A8FDE">
            <w:pPr>
              <w:spacing w:after="0" w:line="360" w:lineRule="auto"/>
            </w:pPr>
            <w:r>
              <w:rPr>
                <w:sz w:val="21"/>
              </w:rPr>
              <w:t>换水与投喂可以追溯</w:t>
            </w:r>
          </w:p>
        </w:tc>
      </w:tr>
      <w:tr w14:paraId="4DBD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17CAB1">
            <w:pPr>
              <w:spacing w:after="0" w:line="360" w:lineRule="auto"/>
            </w:pPr>
            <w:r>
              <w:rPr>
                <w:sz w:val="21"/>
              </w:rPr>
              <w:t>多缸与水型</w:t>
            </w:r>
          </w:p>
        </w:tc>
        <w:tc>
          <w:tcPr>
            <w:tcW w:w="2767" w:type="dxa"/>
          </w:tcPr>
          <w:p w14:paraId="51C7CA02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可以切换鱼缸；淡水显示溶解性固体，海水显示盐度</w:t>
            </w:r>
          </w:p>
        </w:tc>
        <w:tc>
          <w:tcPr>
            <w:tcW w:w="2767" w:type="dxa"/>
          </w:tcPr>
          <w:p w14:paraId="789D832B">
            <w:pPr>
              <w:spacing w:after="0" w:line="360" w:lineRule="auto"/>
            </w:pPr>
            <w:r>
              <w:rPr>
                <w:sz w:val="21"/>
              </w:rPr>
              <w:t>避免两种水体误读</w:t>
            </w:r>
          </w:p>
        </w:tc>
      </w:tr>
      <w:tr w14:paraId="04E1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B90BBF">
            <w:pPr>
              <w:spacing w:after="0" w:line="360" w:lineRule="auto"/>
            </w:pPr>
            <w:r>
              <w:rPr>
                <w:sz w:val="21"/>
              </w:rPr>
              <w:t>终端覆盖</w:t>
            </w:r>
          </w:p>
        </w:tc>
        <w:tc>
          <w:tcPr>
            <w:tcW w:w="2767" w:type="dxa"/>
          </w:tcPr>
          <w:p w14:paraId="32045F93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手机覆盖 Android 与鸿蒙，并提供网页与计算机端</w:t>
            </w:r>
          </w:p>
        </w:tc>
        <w:tc>
          <w:tcPr>
            <w:tcW w:w="2767" w:type="dxa"/>
          </w:tcPr>
          <w:p w14:paraId="6CD3654A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同一份数据，多种入口</w:t>
            </w:r>
          </w:p>
        </w:tc>
      </w:tr>
    </w:tbl>
    <w:p w14:paraId="60EBD205">
      <w:pPr>
        <w:spacing w:line="360" w:lineRule="auto"/>
        <w:rPr>
          <w:lang w:eastAsia="zh-CN"/>
        </w:rPr>
      </w:pPr>
    </w:p>
    <w:p w14:paraId="3068F318">
      <w:pPr>
        <w:spacing w:before="120" w:after="120" w:line="360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5. 应用价值与市场前景</w:t>
      </w:r>
    </w:p>
    <w:p w14:paraId="4542B476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5.1 应用价值</w:t>
      </w:r>
    </w:p>
    <w:p w14:paraId="2B11FD6B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对家庭用户，其价值在于降低水质失控造成的生物损失。加热、气阀与补水能够随测值动作，人员离场后仍可查看最近状态，换水与投喂不必再依赖记忆。损失往往不在于设备本身的费用，而在于鱼只与水草在无人值守时出现异常。</w:t>
      </w:r>
    </w:p>
    <w:p w14:paraId="160A459C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对相关装备，其价值在于提供可分解的参考结构：现场负责决策，手机负责记录，云端负责传递。后续的加热、照明或变送器只要符合这三个分区的边界，即可替换，而不必重做整套软件。</w:t>
      </w:r>
    </w:p>
    <w:p w14:paraId="231D205B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5.2 目标用户与市场规模</w:t>
      </w:r>
    </w:p>
    <w:p w14:paraId="2F6EFCC1">
      <w:pPr>
        <w:spacing w:after="0" w:line="360" w:lineRule="auto"/>
        <w:ind w:firstLine="420"/>
        <w:rPr>
          <w:del w:id="17" w:author="Brig" w:date="2026-10-08T13:16:18Z"/>
          <w:lang w:eastAsia="zh-CN"/>
        </w:rPr>
      </w:pPr>
      <w:del w:id="18" w:author="Brig" w:date="2026-10-08T13:16:18Z">
        <w:r>
          <w:rPr>
            <w:lang w:eastAsia="zh-CN"/>
          </w:rPr>
          <w:delText>用户需求并不相同。下表将诉求对应到产品中已经实现的部分，而不是分别为四类用户另行开发系统。</w:delText>
        </w:r>
      </w:del>
    </w:p>
    <w:p w14:paraId="4FE34CB5">
      <w:pPr>
        <w:spacing w:before="60" w:after="120" w:line="360" w:lineRule="auto"/>
        <w:jc w:val="center"/>
        <w:rPr>
          <w:lang w:eastAsia="zh-CN"/>
        </w:rPr>
      </w:pPr>
      <w:r>
        <w:rPr>
          <w:sz w:val="21"/>
          <w:lang w:eastAsia="zh-CN"/>
        </w:rPr>
        <w:t>表5-1  目标用户与已有功能的对应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768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02985D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用户</w:t>
            </w:r>
          </w:p>
        </w:tc>
        <w:tc>
          <w:tcPr>
            <w:tcW w:w="2767" w:type="dxa"/>
          </w:tcPr>
          <w:p w14:paraId="249C151C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主要问题</w:t>
            </w:r>
          </w:p>
        </w:tc>
        <w:tc>
          <w:tcPr>
            <w:tcW w:w="2767" w:type="dxa"/>
          </w:tcPr>
          <w:p w14:paraId="12E2872D">
            <w:pPr>
              <w:spacing w:after="0" w:line="360" w:lineRule="auto"/>
              <w:jc w:val="center"/>
            </w:pPr>
            <w:r>
              <w:rPr>
                <w:rFonts w:eastAsia="黑体"/>
                <w:b/>
                <w:sz w:val="21"/>
              </w:rPr>
              <w:t>对应的产品部分</w:t>
            </w:r>
          </w:p>
        </w:tc>
      </w:tr>
      <w:tr w14:paraId="5994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EDFB872">
            <w:pPr>
              <w:spacing w:after="0" w:line="360" w:lineRule="auto"/>
            </w:pPr>
            <w:r>
              <w:rPr>
                <w:sz w:val="21"/>
              </w:rPr>
              <w:t>家庭草缸</w:t>
            </w:r>
          </w:p>
        </w:tc>
        <w:tc>
          <w:tcPr>
            <w:tcW w:w="2767" w:type="dxa"/>
          </w:tcPr>
          <w:p w14:paraId="07B3BE44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酸碱度、光照稳定，并减少值守</w:t>
            </w:r>
          </w:p>
        </w:tc>
        <w:tc>
          <w:tcPr>
            <w:tcW w:w="2767" w:type="dxa"/>
          </w:tcPr>
          <w:p w14:paraId="1596E9CF">
            <w:pPr>
              <w:spacing w:after="0" w:line="360" w:lineRule="auto"/>
            </w:pPr>
            <w:r>
              <w:rPr>
                <w:sz w:val="21"/>
              </w:rPr>
              <w:t>现场联动与手机告警</w:t>
            </w:r>
          </w:p>
        </w:tc>
      </w:tr>
      <w:tr w14:paraId="1D51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B284F8A">
            <w:pPr>
              <w:spacing w:after="0" w:line="360" w:lineRule="auto"/>
            </w:pPr>
            <w:r>
              <w:rPr>
                <w:sz w:val="21"/>
              </w:rPr>
              <w:t>海水缸</w:t>
            </w:r>
          </w:p>
        </w:tc>
        <w:tc>
          <w:tcPr>
            <w:tcW w:w="2767" w:type="dxa"/>
          </w:tcPr>
          <w:p w14:paraId="44802D7C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盐度不应按淡水指标解读</w:t>
            </w:r>
          </w:p>
        </w:tc>
        <w:tc>
          <w:tcPr>
            <w:tcW w:w="2767" w:type="dxa"/>
          </w:tcPr>
          <w:p w14:paraId="045DCB69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水型切换与同一套测量</w:t>
            </w:r>
          </w:p>
        </w:tc>
      </w:tr>
      <w:tr w14:paraId="1108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05385F7">
            <w:pPr>
              <w:spacing w:after="0" w:line="360" w:lineRule="auto"/>
            </w:pPr>
            <w:r>
              <w:rPr>
                <w:sz w:val="21"/>
              </w:rPr>
              <w:t>教学实验</w:t>
            </w:r>
          </w:p>
        </w:tc>
        <w:tc>
          <w:tcPr>
            <w:tcW w:w="2767" w:type="dxa"/>
          </w:tcPr>
          <w:p w14:paraId="2F473491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能够演示失效时的系统行为</w:t>
            </w:r>
          </w:p>
        </w:tc>
        <w:tc>
          <w:tcPr>
            <w:tcW w:w="2767" w:type="dxa"/>
          </w:tcPr>
          <w:p w14:paraId="59B85E5D">
            <w:pPr>
              <w:spacing w:after="0" w:line="36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开源说明与网页参数配置</w:t>
            </w:r>
          </w:p>
        </w:tc>
      </w:tr>
      <w:tr w14:paraId="1FF3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12244AD">
            <w:pPr>
              <w:spacing w:after="0" w:line="360" w:lineRule="auto"/>
            </w:pPr>
            <w:r>
              <w:rPr>
                <w:sz w:val="21"/>
              </w:rPr>
              <w:t>造景竞赛</w:t>
            </w:r>
          </w:p>
        </w:tc>
        <w:tc>
          <w:tcPr>
            <w:tcW w:w="2767" w:type="dxa"/>
          </w:tcPr>
          <w:p w14:paraId="3AB15F6A">
            <w:pPr>
              <w:spacing w:after="0" w:line="360" w:lineRule="auto"/>
            </w:pPr>
            <w:r>
              <w:rPr>
                <w:sz w:val="21"/>
              </w:rPr>
              <w:t>过程应当可以追溯</w:t>
            </w:r>
          </w:p>
        </w:tc>
        <w:tc>
          <w:tcPr>
            <w:tcW w:w="2767" w:type="dxa"/>
          </w:tcPr>
          <w:p w14:paraId="41A632AF">
            <w:pPr>
              <w:spacing w:after="0" w:line="360" w:lineRule="auto"/>
            </w:pPr>
            <w:r>
              <w:rPr>
                <w:sz w:val="21"/>
              </w:rPr>
              <w:t>日志、计划与摄像头</w:t>
            </w:r>
          </w:p>
        </w:tc>
      </w:tr>
    </w:tbl>
    <w:p w14:paraId="520C173B">
      <w:pPr>
        <w:spacing w:line="360" w:lineRule="auto"/>
      </w:pPr>
    </w:p>
    <w:p w14:paraId="34E40E12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观赏水族及相关硬件的需求呈分层状态：一部分用户需要连续数据，另一部分用户需要降低事故概率。本作品以同一套现场设备覆盖测量与执行，以可选的云端和摄像头覆盖人员不在场的情形。现阶段首先服务具备自行接线条件的用户以及课程教学，随后再扩展渠道。</w:t>
      </w:r>
    </w:p>
    <w:p w14:paraId="15A26129">
      <w:pPr>
        <w:spacing w:before="120" w:after="120" w:line="360" w:lineRule="auto"/>
        <w:rPr>
          <w:lang w:eastAsia="zh-CN"/>
        </w:rPr>
      </w:pPr>
      <w:r>
        <w:rPr>
          <w:rFonts w:eastAsia="黑体"/>
          <w:b/>
          <w:sz w:val="28"/>
          <w:lang w:eastAsia="zh-CN"/>
        </w:rPr>
        <w:t>6. 其他补充说明</w:t>
      </w:r>
    </w:p>
    <w:p w14:paraId="1176313F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6.1 开源与复现</w:t>
      </w:r>
    </w:p>
    <w:p w14:paraId="7E4BFF12">
      <w:pPr>
        <w:spacing w:after="0" w:line="360" w:lineRule="auto"/>
        <w:ind w:firstLine="420"/>
        <w:rPr>
          <w:lang w:eastAsia="zh-CN"/>
        </w:rPr>
      </w:pPr>
      <w:r>
        <w:t>本作品源代码与文档开源地址：https://github.com/Brigchen/iAquaria 。</w:t>
      </w:r>
      <w:r>
        <w:rPr>
          <w:lang w:eastAsia="zh-CN"/>
        </w:rPr>
        <w:t>仓库在提交截止后至少 6 个月内保持公开可访问。克隆后可按 docs/wiring.md 与各子项目 README 完成编译烧录。</w:t>
      </w:r>
    </w:p>
    <w:p w14:paraId="448556CA">
      <w:pPr>
        <w:spacing w:before="60" w:after="60" w:line="360" w:lineRule="auto"/>
        <w:rPr>
          <w:lang w:eastAsia="zh-CN"/>
        </w:rPr>
      </w:pPr>
      <w:r>
        <w:rPr>
          <w:rFonts w:eastAsia="黑体"/>
          <w:b/>
          <w:lang w:eastAsia="zh-CN"/>
        </w:rPr>
        <w:t>6.2 伦理与安全声明</w:t>
      </w:r>
    </w:p>
    <w:p w14:paraId="4A5F69F6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涉及 220 V 负载时须由具备电工常识人员接线，继电器与水族箱隔离；CO₂ 钢瓶与电磁阀需按规范固定。AI 输出仅供参考，不替代责任人巡检。</w:t>
      </w:r>
    </w:p>
    <w:p w14:paraId="4970CF65">
      <w:pPr>
        <w:spacing w:before="60" w:after="60" w:line="360" w:lineRule="auto"/>
        <w:rPr>
          <w:del w:id="19" w:author="Brig" w:date="2026-10-08T13:41:18Z"/>
          <w:lang w:eastAsia="zh-CN"/>
        </w:rPr>
      </w:pPr>
      <w:del w:id="20" w:author="Brig" w:date="2026-10-08T13:41:18Z">
        <w:r>
          <w:rPr>
            <w:rFonts w:eastAsia="黑体"/>
            <w:b/>
            <w:lang w:eastAsia="zh-CN"/>
          </w:rPr>
          <w:delText>6.3 致谢匿名说明</w:delText>
        </w:r>
      </w:del>
    </w:p>
    <w:p w14:paraId="07D1250B">
      <w:pPr>
        <w:spacing w:after="0" w:line="360" w:lineRule="auto"/>
        <w:ind w:firstLine="420"/>
        <w:rPr>
          <w:lang w:eastAsia="zh-CN"/>
        </w:rPr>
      </w:pPr>
      <w:del w:id="21" w:author="Brig" w:date="2026-10-08T13:41:18Z">
        <w:r>
          <w:rPr>
            <w:lang w:eastAsia="zh-CN"/>
          </w:rPr>
          <w:delText>本报告按赛道匿名要求撰写，凡需指代单位处统一写作“参赛队伍”。图表与截图已避免出现可识别身份信息。</w:delText>
        </w:r>
      </w:del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o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bold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64794739"/>
      <w:docPartObj>
        <w:docPartGallery w:val="autotext"/>
      </w:docPartObj>
    </w:sdtPr>
    <w:sdtContent>
      <w:p w14:paraId="30C768EA">
        <w:pPr>
          <w:pStyle w:val="2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5CC9310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557E8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F3733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75AD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23CB8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4FB24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rig">
    <w15:presenceInfo w15:providerId="WPS Office" w15:userId="16245869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626"/>
    <w:rsid w:val="0006063C"/>
    <w:rsid w:val="0015074B"/>
    <w:rsid w:val="001C0082"/>
    <w:rsid w:val="00245DA9"/>
    <w:rsid w:val="0029639D"/>
    <w:rsid w:val="00326F90"/>
    <w:rsid w:val="003A5F69"/>
    <w:rsid w:val="005A50E7"/>
    <w:rsid w:val="005B16E2"/>
    <w:rsid w:val="007B04D5"/>
    <w:rsid w:val="007C0A7A"/>
    <w:rsid w:val="00A808BC"/>
    <w:rsid w:val="00AA1172"/>
    <w:rsid w:val="00AA1D8D"/>
    <w:rsid w:val="00AF0A71"/>
    <w:rsid w:val="00B47730"/>
    <w:rsid w:val="00CB0664"/>
    <w:rsid w:val="00FC693F"/>
    <w:rsid w:val="140C4FFD"/>
    <w:rsid w:val="16576FFF"/>
    <w:rsid w:val="4869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正文文本 字符"/>
    <w:basedOn w:val="132"/>
    <w:link w:val="19"/>
    <w:uiPriority w:val="99"/>
  </w:style>
  <w:style w:type="character" w:customStyle="1" w:styleId="136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页眉 字符"/>
    <w:basedOn w:val="132"/>
    <w:link w:val="25"/>
    <w:uiPriority w:val="99"/>
  </w:style>
  <w:style w:type="character" w:customStyle="1" w:styleId="138">
    <w:name w:val="页脚 字符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microsoft.com/office/2011/relationships/people" Target="people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30" Type="http://schemas.openxmlformats.org/officeDocument/2006/relationships/image" Target="media/image15.png"/><Relationship Id="rId3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2707</Words>
  <Characters>2984</Characters>
  <Lines>217</Lines>
  <Paragraphs>231</Paragraphs>
  <TotalTime>126</TotalTime>
  <ScaleCrop>false</ScaleCrop>
  <LinksUpToDate>false</LinksUpToDate>
  <CharactersWithSpaces>3092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Brig</cp:lastModifiedBy>
  <cp:lastPrinted>2026-10-08T02:38:00Z</cp:lastPrinted>
  <dcterms:modified xsi:type="dcterms:W3CDTF">2026-10-08T05:42:16Z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eyJoZGlkIjoiN2Q1YjZhMWIwMzY5MjBiZGJjMTUyZDY4N2EzMmY3MDAiLCJ1c2VySWQiOiIzMzk0MTI0OTgifQ==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25E1C5B8F4284CA78F511A679DF9709B_13</vt:lpwstr>
  </property>
</Properties>
</file>