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FCC3D">
      <w:pPr>
        <w:spacing w:line="360" w:lineRule="auto"/>
      </w:pPr>
    </w:p>
    <w:p w14:paraId="666B04A5">
      <w:pPr>
        <w:spacing w:line="360" w:lineRule="auto"/>
      </w:pPr>
    </w:p>
    <w:p w14:paraId="329E0888">
      <w:pPr>
        <w:spacing w:line="360" w:lineRule="auto"/>
      </w:pPr>
    </w:p>
    <w:p w14:paraId="73BA1408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b/>
          <w:sz w:val="24"/>
          <w:lang w:eastAsia="zh-CN"/>
        </w:rPr>
        <w:t>第十届全国大学生智慧水族造景技能大赛</w:t>
      </w:r>
    </w:p>
    <w:p w14:paraId="449F73D0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b/>
          <w:sz w:val="24"/>
          <w:lang w:eastAsia="zh-CN"/>
        </w:rPr>
        <w:t>智能水族设计赛道设计方案报告</w:t>
      </w:r>
    </w:p>
    <w:p w14:paraId="342AC49C">
      <w:pPr>
        <w:spacing w:line="360" w:lineRule="auto"/>
        <w:rPr>
          <w:lang w:eastAsia="zh-CN"/>
        </w:rPr>
      </w:pPr>
    </w:p>
    <w:p w14:paraId="67C56A8A">
      <w:pPr>
        <w:spacing w:before="16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作 品 名 称：iAquaria 智能水族多端协同控制系统</w:t>
      </w:r>
    </w:p>
    <w:p w14:paraId="1B95101E">
      <w:pPr>
        <w:spacing w:before="16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参 赛 类 别：控制系统</w:t>
      </w:r>
    </w:p>
    <w:p w14:paraId="40981C86">
      <w:pPr>
        <w:spacing w:before="160" w:line="360" w:lineRule="auto"/>
        <w:jc w:val="center"/>
        <w:rPr>
          <w:del w:id="0" w:author="Brig" w:date="2026-10-08T15:19:52Z"/>
        </w:rPr>
      </w:pPr>
      <w:del w:id="1" w:author="Brig" w:date="2026-10-08T15:19:52Z">
        <w:r>
          <w:rPr>
            <w:rFonts w:ascii="Times New Roman" w:hAnsi="Times New Roman" w:eastAsia="宋体" w:cs="Times New Roman"/>
            <w:sz w:val="24"/>
          </w:rPr>
          <w:delText>报告总页数：15 页（含封面）</w:delText>
        </w:r>
      </w:del>
    </w:p>
    <w:p w14:paraId="268B216A">
      <w:pPr>
        <w:spacing w:before="160" w:line="360" w:lineRule="auto"/>
        <w:jc w:val="center"/>
        <w:rPr>
          <w:del w:id="2" w:author="Brig" w:date="2026-10-08T15:09:12Z"/>
        </w:rPr>
      </w:pPr>
      <w:del w:id="3" w:author="Brig" w:date="2026-10-08T15:09:12Z">
        <w:r>
          <w:rPr>
            <w:rFonts w:ascii="Times New Roman" w:hAnsi="Times New Roman" w:eastAsia="宋体" w:cs="Times New Roman"/>
            <w:sz w:val="24"/>
          </w:rPr>
          <w:delText>开源与复现：见第 6.1 节（提交时提供匿名访问链接）</w:delText>
        </w:r>
      </w:del>
    </w:p>
    <w:p w14:paraId="428DA617">
      <w:pPr>
        <w:spacing w:line="360" w:lineRule="auto"/>
      </w:pPr>
      <w:r>
        <w:rPr>
          <w:rFonts w:ascii="Times New Roman" w:hAnsi="Times New Roman" w:eastAsia="宋体" w:cs="Times New Roman"/>
          <w:sz w:val="24"/>
        </w:rPr>
        <w:br w:type="page"/>
      </w:r>
    </w:p>
    <w:p w14:paraId="4F299E3D">
      <w:pPr>
        <w:spacing w:line="360" w:lineRule="auto"/>
        <w:rPr>
          <w:lang w:eastAsia="zh-CN"/>
        </w:rPr>
      </w:pPr>
      <w:r>
        <w:rPr>
          <w:rFonts w:ascii="Times New Roman" w:hAnsi="Times New Roman" w:eastAsia="宋体" w:cs="Times New Roman"/>
          <w:b/>
          <w:sz w:val="24"/>
          <w:lang w:eastAsia="zh-CN"/>
        </w:rPr>
        <w:t>摘要：针对家庭与教学水族监测分散、执行多依赖定时、养护难以追溯及</w:t>
      </w:r>
      <w:del w:id="4" w:author="Brig" w:date="2026-10-08T15:20:11Z">
        <w:r>
          <w:rPr>
            <w:rFonts w:ascii="Times New Roman" w:hAnsi="Times New Roman" w:eastAsia="宋体" w:cs="Times New Roman"/>
            <w:b/>
            <w:sz w:val="24"/>
            <w:lang w:eastAsia="zh-CN"/>
          </w:rPr>
          <w:delText>离场后</w:delText>
        </w:r>
      </w:del>
      <w:r>
        <w:rPr>
          <w:rFonts w:ascii="Times New Roman" w:hAnsi="Times New Roman" w:eastAsia="宋体" w:cs="Times New Roman"/>
          <w:b/>
          <w:sz w:val="24"/>
          <w:lang w:eastAsia="zh-CN"/>
        </w:rPr>
        <w:t>状态不可察等问题，本作品设计 iAquaria 智能水族多端协同控制系统。方案分为三个协同分区：硬件每秒采集水温、酸碱度、氧化还原电位、溶解性固体、水位与光照，驱动照明、加热、补水、投喂及二氧化碳供给；软件承担监视、记录、告警与人工干预；云端在离场后传递最近状态与图像。在此之上，系统按感知、判读、决策、建议四层组织智能化能力：</w:t>
      </w:r>
      <w:del w:id="5" w:author="Brig" w:date="2026-10-08T15:20:30Z">
        <w:r>
          <w:rPr>
            <w:rFonts w:ascii="Times New Roman" w:hAnsi="Times New Roman" w:eastAsia="宋体" w:cs="Times New Roman"/>
            <w:b/>
            <w:sz w:val="24"/>
            <w:lang w:eastAsia="zh-CN"/>
          </w:rPr>
          <w:delText>以该缸</w:delText>
        </w:r>
      </w:del>
      <w:r>
        <w:rPr>
          <w:rFonts w:ascii="Times New Roman" w:hAnsi="Times New Roman" w:eastAsia="宋体" w:cs="Times New Roman"/>
          <w:b/>
          <w:sz w:val="24"/>
          <w:lang w:eastAsia="zh-CN"/>
        </w:rPr>
        <w:t>自身历史基线替代固定阈值判断趋势，规则引擎给出养护建议，并接入兼容 OpenAI 协议的大模型服务，提供水质说明、识别与建议</w:t>
      </w:r>
      <w:del w:id="6" w:author="Brig" w:date="2026-10-08T15:20:38Z">
        <w:r>
          <w:rPr>
            <w:rFonts w:ascii="Times New Roman" w:hAnsi="Times New Roman" w:eastAsia="宋体" w:cs="Times New Roman"/>
            <w:b/>
            <w:sz w:val="24"/>
            <w:lang w:eastAsia="zh-CN"/>
          </w:rPr>
          <w:delText>，其输出止于文字，不参与功率回路通断</w:delText>
        </w:r>
      </w:del>
      <w:r>
        <w:rPr>
          <w:rFonts w:ascii="Times New Roman" w:hAnsi="Times New Roman" w:eastAsia="宋体" w:cs="Times New Roman"/>
          <w:b/>
          <w:sz w:val="24"/>
          <w:lang w:eastAsia="zh-CN"/>
        </w:rPr>
        <w:t>。</w:t>
      </w:r>
      <w:del w:id="7" w:author="Brig" w:date="2026-10-08T15:20:43Z">
        <w:r>
          <w:rPr>
            <w:rFonts w:ascii="Times New Roman" w:hAnsi="Times New Roman" w:eastAsia="宋体" w:cs="Times New Roman"/>
            <w:b/>
            <w:sz w:val="24"/>
            <w:lang w:eastAsia="zh-CN"/>
          </w:rPr>
          <w:delText>控制决策保留于现场，测值超时即中止自动。</w:delText>
        </w:r>
      </w:del>
    </w:p>
    <w:p w14:paraId="0AA87ADB">
      <w:pPr>
        <w:spacing w:line="360" w:lineRule="auto"/>
        <w:rPr>
          <w:lang w:eastAsia="zh-CN"/>
        </w:rPr>
      </w:pPr>
      <w:r>
        <w:rPr>
          <w:rFonts w:ascii="Times New Roman" w:hAnsi="Times New Roman" w:eastAsia="宋体" w:cs="Times New Roman"/>
          <w:b/>
          <w:sz w:val="24"/>
          <w:lang w:eastAsia="zh-CN"/>
        </w:rPr>
        <w:t>关键词：智能水族；边缘控制；多端协同；大模型辅助决策；失效保护</w:t>
      </w:r>
    </w:p>
    <w:p w14:paraId="7C7DDE39">
      <w:pPr>
        <w:spacing w:line="360" w:lineRule="auto"/>
        <w:rPr>
          <w:del w:id="8" w:author="Brig" w:date="2026-10-08T15:52:36Z"/>
          <w:lang w:eastAsia="zh-CN"/>
        </w:rPr>
      </w:pPr>
    </w:p>
    <w:p w14:paraId="03C33988">
      <w:pPr>
        <w:spacing w:before="120" w:after="12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8"/>
          <w:lang w:eastAsia="zh-CN"/>
        </w:rPr>
        <w:t>1. 项目背景介绍</w:t>
      </w:r>
    </w:p>
    <w:p w14:paraId="7382BD97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1.1 现存问题</w:t>
      </w:r>
    </w:p>
    <w:p w14:paraId="79B049FB">
      <w:pPr>
        <w:spacing w:after="0" w:line="360" w:lineRule="auto"/>
        <w:ind w:firstLine="420"/>
        <w:rPr>
          <w:del w:id="9" w:author="Brig" w:date="2026-10-08T15:09:54Z"/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家庭观赏缸、水草缸与教学实验缸在日常养护中普遍存在三类问题：水质状态难以综合判断，执行机构难以随水质调整，养护过程难以追溯。</w:t>
      </w:r>
    </w:p>
    <w:p w14:paraId="7B131366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水质状态难以综合判断，是因为水温、酸碱度、溶解性固体与光照多由独立仪表分别读取。换水、开灯等操作前后的变化缺少统一时间基准，故障发生时难以确定首先偏离的指标。</w:t>
      </w:r>
      <w:del w:id="10" w:author="Brig" w:date="2026-10-08T15:10:03Z">
        <w:r>
          <w:rPr>
            <w:rFonts w:ascii="Times New Roman" w:hAnsi="Times New Roman" w:eastAsia="宋体" w:cs="Times New Roman"/>
            <w:sz w:val="24"/>
            <w:lang w:eastAsia="zh-CN"/>
          </w:rPr>
          <w:delText>海水缸需将电导率解释为盐度，淡水缸则关注过滤前后的溶解性固体；若显示含义不作区分，易造成误读。</w:delText>
        </w:r>
      </w:del>
    </w:p>
    <w:p w14:paraId="25DC1B94">
      <w:pPr>
        <w:spacing w:after="0" w:line="360" w:lineRule="auto"/>
        <w:ind w:firstLine="420"/>
        <w:rPr>
          <w:del w:id="11" w:author="Brig" w:date="2026-10-08T15:10:07Z"/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执行机构难以随水质调整，是因为加热、照明、二氧化碳供给与补水多由定时装置或人工开关完成。水质已经变化，设备仍按预设时刻动作。夜间或人员短时离岗时，观测与执行之间缺少衔接。</w:t>
      </w:r>
    </w:p>
    <w:p w14:paraId="081AC96C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养护过程难以追溯，是因为换水、投喂与人工检测多依赖记忆，事后无法核对操作时间及当时水质。人员在场时需要即时监视与干预，离场后仍需确认鱼缸是否处于正常范围。</w:t>
      </w:r>
    </w:p>
    <w:p w14:paraId="06ADE0BF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1.2 使用需求</w:t>
      </w:r>
    </w:p>
    <w:p w14:paraId="5793AED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针对上述问题，系统应同时满足以下需求</w:t>
      </w:r>
      <w:del w:id="12" w:author="Brig" w:date="2026-10-08T15:10:24Z">
        <w:r>
          <w:rPr>
            <w:rFonts w:ascii="Times New Roman" w:hAnsi="Times New Roman" w:eastAsia="宋体" w:cs="Times New Roman"/>
            <w:sz w:val="24"/>
            <w:lang w:eastAsia="zh-CN"/>
          </w:rPr>
          <w:delText>，</w:delText>
        </w:r>
      </w:del>
      <w:del w:id="13" w:author="Brig" w:date="2026-10-08T15:10:23Z">
        <w:r>
          <w:rPr>
            <w:rFonts w:ascii="Times New Roman" w:hAnsi="Times New Roman" w:eastAsia="宋体" w:cs="Times New Roman"/>
            <w:sz w:val="24"/>
            <w:lang w:eastAsia="zh-CN"/>
          </w:rPr>
          <w:delText>而不能仅将独立仪表替换为显示界面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。</w:t>
      </w:r>
    </w:p>
    <w:p w14:paraId="24E1CF4D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第一，指标</w:t>
      </w:r>
      <w:del w:id="14" w:author="Brig" w:date="2026-10-08T15:23:21Z">
        <w:r>
          <w:rPr>
            <w:rFonts w:ascii="Times New Roman" w:hAnsi="Times New Roman" w:eastAsia="宋体" w:cs="Times New Roman"/>
            <w:sz w:val="24"/>
            <w:lang w:eastAsia="zh-CN"/>
          </w:rPr>
          <w:delText>应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集中呈现。水温、酸碱度、氧化还原电位、溶解性固体或盐度、水位与光照出现在同一界面，并保留近期曲线，以便对照。第二，执行应随水质变化，同时允许人工干预。酸碱度偏高时补充二氧化碳，水温偏低时加热，水位不足时补水，并按计划投喂。任一通道切换为手动后，自动控制不得再改写该通道。第三，测值失效时应中止相关动作。长时间未获得新读数时，不得依据旧值继续加热或开阀。第四，养护过程应可记录、异常应可提醒，周期性任务应可跟踪。第五，现场与离场均应可用：现场响应应及时，离场至少可获取最近状态；现场的执行决策不得依赖云端是否在线。第六，判断应基于该缸自身历史而非固定数值。</w:t>
      </w:r>
      <w:del w:id="15" w:author="Brig" w:date="2026-10-08T15:23:39Z">
        <w:r>
          <w:rPr>
            <w:rFonts w:ascii="Times New Roman" w:hAnsi="Times New Roman" w:eastAsia="宋体" w:cs="Times New Roman"/>
            <w:sz w:val="24"/>
            <w:lang w:eastAsia="zh-CN"/>
          </w:rPr>
          <w:delText>同一套阈值对草缸与海水缸含义不同，且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同一缸的正常区间会随季节、换水与滤材状态漂移，因此判读需以该缸近期基线为参照；同时应对指标含义、异常原因与养护次序提供可理解的说明</w:t>
      </w:r>
      <w:del w:id="16" w:author="Brig" w:date="2026-10-08T15:23:47Z">
        <w:r>
          <w:rPr>
            <w:rFonts w:ascii="Times New Roman" w:hAnsi="Times New Roman" w:eastAsia="宋体" w:cs="Times New Roman"/>
            <w:sz w:val="24"/>
            <w:lang w:eastAsia="zh-CN"/>
          </w:rPr>
          <w:delText>，而不只给出数字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。</w:t>
      </w:r>
    </w:p>
    <w:p w14:paraId="592A894D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1.3 立项目标</w:t>
      </w:r>
    </w:p>
    <w:p w14:paraId="34836B5F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据此，本作品将 iAquaria 划分为硬件、软件与云端三个分区，三者并列设计，而非仅完成单一控制板。三个分区采用同一套水质数据。是否执行始终由现场主控决定。</w:t>
      </w:r>
      <w:del w:id="17" w:author="Brig" w:date="2026-10-08T15:23:53Z">
        <w:r>
          <w:rPr>
            <w:rFonts w:ascii="Times New Roman" w:hAnsi="Times New Roman" w:eastAsia="宋体" w:cs="Times New Roman"/>
            <w:sz w:val="24"/>
            <w:lang w:eastAsia="zh-CN"/>
          </w:rPr>
          <w:delText>由此，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现场可以即时操作，离场可以查看最近状态，网络中断时已启用的策略仍可继续运行。</w:t>
      </w:r>
    </w:p>
    <w:p w14:paraId="3BE29B82">
      <w:pPr>
        <w:spacing w:after="0" w:line="360" w:lineRule="auto"/>
        <w:ind w:firstLine="420"/>
        <w:rPr>
          <w:ins w:id="18" w:author="Brig" w:date="2026-10-08T15:24:24Z"/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在三分区之外，系统按感知、判读、决策与建议四层组织智能化能力。感知层保证数据同源可比；判读层以该缸自身历史为基线判断趋势，替代固定阈值；决策层在回差窗口内自动通断，并在测值失效时停机；建议层接入大模型，把指标与趋势翻译为可执行的养护说明。三者结合，使系统不止于显示与开关，而能在无人值守时按水质作出判断，在人员在场时降低理解与操作成本。</w:t>
      </w:r>
    </w:p>
    <w:p w14:paraId="722C1E70">
      <w:pPr>
        <w:spacing w:after="0" w:line="360" w:lineRule="auto"/>
        <w:ind w:firstLine="420"/>
        <w:rPr>
          <w:ins w:id="19" w:author="Brig" w:date="2026-10-08T15:24:20Z"/>
          <w:lang w:eastAsia="zh-CN"/>
        </w:rPr>
      </w:pPr>
      <w:ins w:id="20" w:author="Brig" w:date="2026-10-08T15:24:20Z">
        <w:r>
          <w:rPr>
            <w:rFonts w:ascii="Times New Roman" w:hAnsi="Times New Roman" w:eastAsia="宋体" w:cs="Times New Roman"/>
            <w:sz w:val="24"/>
            <w:lang w:eastAsia="zh-CN"/>
          </w:rPr>
          <w:t>图1-1 将三个分区并列表示。左列为现场的测量、决策、执行与图像采集；中列为手机与计算机上的监视、养护记录、水型化显示与辅助说明；右列为云端的接入、最近内容保留与命令转发。</w:t>
        </w:r>
      </w:ins>
    </w:p>
    <w:p w14:paraId="3655B5C2">
      <w:pPr>
        <w:spacing w:before="120" w:after="120" w:line="360" w:lineRule="auto"/>
        <w:jc w:val="left"/>
        <w:rPr>
          <w:ins w:id="21" w:author="Brig" w:date="2026-10-08T15:24:38Z"/>
          <w:lang w:eastAsia="zh-CN"/>
        </w:rPr>
      </w:pPr>
      <w:ins w:id="22" w:author="Brig" w:date="2026-10-08T15:24:38Z">
        <w:r>
          <w:rPr>
            <w:rFonts w:ascii="Times New Roman" w:hAnsi="Times New Roman" w:eastAsia="黑体" w:cs="Times New Roman"/>
            <w:b/>
            <w:sz w:val="28"/>
            <w:lang w:eastAsia="zh-CN"/>
          </w:rPr>
          <w:t>2. 关键技术与创新点</w:t>
        </w:r>
      </w:ins>
    </w:p>
    <w:p w14:paraId="5693E1FF">
      <w:pPr>
        <w:spacing w:after="0" w:line="360" w:lineRule="auto"/>
        <w:ind w:firstLine="420"/>
        <w:rPr>
          <w:ins w:id="23" w:author="Brig" w:date="2026-10-08T15:24:38Z"/>
          <w:lang w:eastAsia="zh-CN"/>
        </w:rPr>
      </w:pPr>
      <w:ins w:id="24" w:author="Brig" w:date="2026-10-08T15:24:38Z">
        <w:r>
          <w:rPr>
            <w:rFonts w:ascii="Times New Roman" w:hAnsi="Times New Roman" w:eastAsia="宋体" w:cs="Times New Roman"/>
            <w:sz w:val="24"/>
            <w:lang w:eastAsia="zh-CN"/>
          </w:rPr>
          <w:t>指标集中呈现、闭环执行、过程可追溯、离场可察以及变送器现场可更换，均设置了对应措施。</w:t>
        </w:r>
      </w:ins>
    </w:p>
    <w:p w14:paraId="40EDDE23">
      <w:pPr>
        <w:spacing w:line="360" w:lineRule="auto"/>
        <w:ind w:firstLine="480" w:firstLineChars="200"/>
        <w:pPrChange w:id="25" w:author="Brig" w:date="2026-10-08T15:10:41Z">
          <w:pPr>
            <w:spacing w:line="360" w:lineRule="auto"/>
          </w:pPr>
        </w:pPrChange>
      </w:pPr>
    </w:p>
    <w:p w14:paraId="0C893038">
      <w:pPr>
        <w:spacing w:line="240" w:lineRule="auto"/>
        <w:jc w:val="center"/>
        <w:rPr>
          <w:lang w:eastAsia="zh-CN"/>
        </w:rPr>
        <w:pPrChange w:id="26" w:author="Brig" w:date="2026-10-08T15:52:29Z">
          <w:pPr>
            <w:spacing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3213735" cy="2736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t="13069" b="23218"/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27362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6412">
      <w:pPr>
        <w:spacing w:before="60" w:after="120" w:line="240" w:lineRule="auto"/>
        <w:jc w:val="center"/>
        <w:rPr>
          <w:rFonts w:hint="eastAsia"/>
          <w:lang w:eastAsia="zh-CN"/>
        </w:rPr>
        <w:pPrChange w:id="27" w:author="Brig" w:date="2026-10-08T15:52:29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  <w:lang w:eastAsia="zh-CN"/>
        </w:rPr>
        <w:t>图1-1  硬件、软件与云端分区</w:t>
      </w:r>
    </w:p>
    <w:p w14:paraId="060B9250">
      <w:pPr>
        <w:spacing w:after="0" w:line="360" w:lineRule="auto"/>
        <w:ind w:firstLine="420"/>
        <w:rPr>
          <w:del w:id="28" w:author="Brig" w:date="2026-10-08T15:24:16Z"/>
          <w:lang w:eastAsia="zh-CN"/>
        </w:rPr>
      </w:pPr>
      <w:del w:id="29" w:author="Brig" w:date="2026-10-08T15:24:16Z">
        <w:r>
          <w:rPr>
            <w:rFonts w:ascii="Times New Roman" w:hAnsi="Times New Roman" w:eastAsia="宋体" w:cs="Times New Roman"/>
            <w:sz w:val="24"/>
            <w:lang w:eastAsia="zh-CN"/>
          </w:rPr>
          <w:delText>图1-1 将三个分区并列表示。左列为现场的测量、决策、执行与图像采集；中列为手机与计算机上的监视、养护记录、水型化显示与辅助说明；右列为云端的接入、最近内容保留与命令转发。分区之间的箭头表示现场直连与离场改经云端，而不是将硬件细节集中绘制于同一列。</w:delText>
        </w:r>
      </w:del>
    </w:p>
    <w:p w14:paraId="04F8C2DC">
      <w:pPr>
        <w:spacing w:before="120" w:after="120" w:line="360" w:lineRule="auto"/>
        <w:jc w:val="left"/>
        <w:rPr>
          <w:del w:id="30" w:author="Brig" w:date="2026-10-08T15:24:34Z"/>
          <w:lang w:eastAsia="zh-CN"/>
        </w:rPr>
      </w:pPr>
      <w:del w:id="31" w:author="Brig" w:date="2026-10-08T15:24:34Z">
        <w:r>
          <w:rPr>
            <w:rFonts w:ascii="Times New Roman" w:hAnsi="Times New Roman" w:eastAsia="黑体" w:cs="Times New Roman"/>
            <w:b/>
            <w:sz w:val="28"/>
            <w:lang w:eastAsia="zh-CN"/>
          </w:rPr>
          <w:delText>2. 关键技术与创新点</w:delText>
        </w:r>
      </w:del>
    </w:p>
    <w:p w14:paraId="56582373">
      <w:pPr>
        <w:spacing w:after="0" w:line="360" w:lineRule="auto"/>
        <w:ind w:firstLine="420"/>
        <w:rPr>
          <w:del w:id="32" w:author="Brig" w:date="2026-10-08T15:24:34Z"/>
          <w:lang w:eastAsia="zh-CN"/>
        </w:rPr>
      </w:pPr>
      <w:del w:id="33" w:author="Brig" w:date="2026-10-08T15:24:34Z">
        <w:r>
          <w:rPr>
            <w:rFonts w:ascii="Times New Roman" w:hAnsi="Times New Roman" w:eastAsia="宋体" w:cs="Times New Roman"/>
            <w:sz w:val="24"/>
            <w:lang w:eastAsia="zh-CN"/>
          </w:rPr>
          <w:delText>本章依据第1章提出的需求说明关键做法。测值失效后的安全停机仅为其中一项。指标集中呈现、闭环执行、过程可追溯、离场可察以及变送器现场可更换，均设置了对应措施。</w:delText>
        </w:r>
      </w:del>
    </w:p>
    <w:p w14:paraId="0E54CF18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2.1 需求与</w:t>
      </w:r>
      <w:del w:id="34" w:author="Brig" w:date="2026-10-08T15:11:54Z">
        <w:r>
          <w:rPr>
            <w:rFonts w:hint="default" w:ascii="Times New Roman" w:hAnsi="Times New Roman" w:eastAsia="黑体" w:cs="Times New Roman"/>
            <w:b/>
            <w:sz w:val="24"/>
            <w:lang w:val="en-US" w:eastAsia="zh-CN"/>
          </w:rPr>
          <w:delText>做法</w:delText>
        </w:r>
      </w:del>
      <w:ins w:id="35" w:author="Brig" w:date="2026-10-08T15:11:54Z">
        <w:r>
          <w:rPr>
            <w:rFonts w:hint="eastAsia" w:eastAsia="黑体" w:cs="Times New Roman"/>
            <w:b/>
            <w:sz w:val="24"/>
            <w:lang w:val="en-US" w:eastAsia="zh-CN"/>
          </w:rPr>
          <w:t>技术</w:t>
        </w:r>
      </w:ins>
      <w:r>
        <w:rPr>
          <w:rFonts w:ascii="Times New Roman" w:hAnsi="Times New Roman" w:eastAsia="黑体" w:cs="Times New Roman"/>
          <w:b/>
          <w:sz w:val="24"/>
          <w:lang w:eastAsia="zh-CN"/>
        </w:rPr>
        <w:t>对照</w:t>
      </w:r>
    </w:p>
    <w:p w14:paraId="669976CD">
      <w:pPr>
        <w:spacing w:before="60" w:after="120" w:line="360" w:lineRule="auto"/>
        <w:jc w:val="center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表2-1  由需求引出的</w:t>
      </w:r>
      <w:del w:id="36" w:author="Brig" w:date="2026-10-08T15:12:02Z">
        <w:r>
          <w:rPr>
            <w:rFonts w:hint="default" w:ascii="Times New Roman" w:hAnsi="Times New Roman" w:eastAsia="宋体" w:cs="Times New Roman"/>
            <w:sz w:val="21"/>
            <w:lang w:val="en-US" w:eastAsia="zh-CN"/>
          </w:rPr>
          <w:delText>做法</w:delText>
        </w:r>
      </w:del>
      <w:ins w:id="37" w:author="Brig" w:date="2026-10-08T15:12:06Z">
        <w:r>
          <w:rPr>
            <w:rFonts w:hint="eastAsia" w:cs="Times New Roman"/>
            <w:sz w:val="21"/>
            <w:lang w:val="en-US" w:eastAsia="zh-CN"/>
          </w:rPr>
          <w:t>技术</w:t>
        </w:r>
      </w:ins>
      <w:ins w:id="38" w:author="Brig" w:date="2026-10-08T15:12:07Z">
        <w:r>
          <w:rPr>
            <w:rFonts w:hint="eastAsia" w:cs="Times New Roman"/>
            <w:sz w:val="21"/>
            <w:lang w:val="en-US" w:eastAsia="zh-CN"/>
          </w:rPr>
          <w:t>方案</w:t>
        </w:r>
      </w:ins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EB40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86F815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第1章提出的需求</w:t>
            </w:r>
          </w:p>
        </w:tc>
        <w:tc>
          <w:tcPr>
            <w:tcW w:w="2767" w:type="dxa"/>
          </w:tcPr>
          <w:p w14:paraId="58C1016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常见做法</w:t>
            </w:r>
          </w:p>
        </w:tc>
        <w:tc>
          <w:tcPr>
            <w:tcW w:w="2767" w:type="dxa"/>
          </w:tcPr>
          <w:p w14:paraId="7F5EB0DD">
            <w:pPr>
              <w:spacing w:before="20" w:after="2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本作品</w:t>
            </w:r>
            <w:del w:id="39" w:author="Brig" w:date="2026-10-08T15:11:38Z">
              <w:r>
                <w:rPr>
                  <w:rFonts w:hint="default" w:ascii="Times New Roman" w:hAnsi="Times New Roman" w:eastAsia="宋体" w:cs="Times New Roman"/>
                  <w:b/>
                  <w:sz w:val="20"/>
                  <w:lang w:val="en-US"/>
                </w:rPr>
                <w:delText>做法</w:delText>
              </w:r>
            </w:del>
            <w:ins w:id="40" w:author="Brig" w:date="2026-10-08T15:11:41Z">
              <w:r>
                <w:rPr>
                  <w:rFonts w:hint="eastAsia" w:cs="Times New Roman"/>
                  <w:b/>
                  <w:sz w:val="20"/>
                  <w:lang w:val="en-US" w:eastAsia="zh-CN"/>
                </w:rPr>
                <w:t>技术</w:t>
              </w:r>
            </w:ins>
            <w:ins w:id="41" w:author="Brig" w:date="2026-10-08T15:11:43Z">
              <w:r>
                <w:rPr>
                  <w:rFonts w:hint="eastAsia" w:cs="Times New Roman"/>
                  <w:b/>
                  <w:sz w:val="20"/>
                  <w:lang w:val="en-US" w:eastAsia="zh-CN"/>
                </w:rPr>
                <w:t>方案</w:t>
              </w:r>
            </w:ins>
          </w:p>
        </w:tc>
      </w:tr>
      <w:tr w14:paraId="07362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C1E28D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指标集中呈现</w:t>
            </w:r>
          </w:p>
        </w:tc>
        <w:tc>
          <w:tcPr>
            <w:tcW w:w="2767" w:type="dxa"/>
          </w:tcPr>
          <w:p w14:paraId="7C11E2C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多只仪表分别读取</w:t>
            </w:r>
          </w:p>
        </w:tc>
        <w:tc>
          <w:tcPr>
            <w:tcW w:w="2767" w:type="dxa"/>
          </w:tcPr>
          <w:p w14:paraId="5535ACE1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主控汇总，网页、计算机与 App 显示同一份数据</w:t>
            </w:r>
          </w:p>
        </w:tc>
      </w:tr>
      <w:tr w14:paraId="4964F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3069228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执行跟随水质</w:t>
            </w:r>
          </w:p>
        </w:tc>
        <w:tc>
          <w:tcPr>
            <w:tcW w:w="2767" w:type="dxa"/>
          </w:tcPr>
          <w:p w14:paraId="6E21E9B6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定时插座</w:t>
            </w:r>
          </w:p>
        </w:tc>
        <w:tc>
          <w:tcPr>
            <w:tcW w:w="2767" w:type="dxa"/>
          </w:tcPr>
          <w:p w14:paraId="260FDB83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按酸碱度、水温与水位动作，照明可联动气阀</w:t>
            </w:r>
          </w:p>
        </w:tc>
      </w:tr>
      <w:tr w14:paraId="625BE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134935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允许人工干预</w:t>
            </w:r>
          </w:p>
        </w:tc>
        <w:tc>
          <w:tcPr>
            <w:tcW w:w="2767" w:type="dxa"/>
          </w:tcPr>
          <w:p w14:paraId="1904C96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无手动，或自动优先</w:t>
            </w:r>
          </w:p>
        </w:tc>
        <w:tc>
          <w:tcPr>
            <w:tcW w:w="2767" w:type="dxa"/>
          </w:tcPr>
          <w:p w14:paraId="67AFE7C8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手动优先，自动控制不再改写</w:t>
            </w:r>
          </w:p>
        </w:tc>
      </w:tr>
      <w:tr w14:paraId="057C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A1342A9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测值失效即停止</w:t>
            </w:r>
          </w:p>
        </w:tc>
        <w:tc>
          <w:tcPr>
            <w:tcW w:w="2767" w:type="dxa"/>
          </w:tcPr>
          <w:p w14:paraId="4FF1425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过期读数继续驱动</w:t>
            </w:r>
          </w:p>
        </w:tc>
        <w:tc>
          <w:tcPr>
            <w:tcW w:w="2767" w:type="dxa"/>
          </w:tcPr>
          <w:p w14:paraId="758B8BBA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超时则停止该项自动，并关闭相应输出</w:t>
            </w:r>
          </w:p>
        </w:tc>
      </w:tr>
      <w:tr w14:paraId="702A9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B2DB31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养护可追溯</w:t>
            </w:r>
          </w:p>
        </w:tc>
        <w:tc>
          <w:tcPr>
            <w:tcW w:w="2767" w:type="dxa"/>
          </w:tcPr>
          <w:p w14:paraId="733B567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依赖记忆</w:t>
            </w:r>
          </w:p>
        </w:tc>
        <w:tc>
          <w:tcPr>
            <w:tcW w:w="2767" w:type="dxa"/>
          </w:tcPr>
          <w:p w14:paraId="4670CB0D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日志、周期计划与告警保存在手机</w:t>
            </w:r>
          </w:p>
        </w:tc>
      </w:tr>
      <w:tr w14:paraId="5782D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D160F8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现场与离场均可使用</w:t>
            </w:r>
          </w:p>
        </w:tc>
        <w:tc>
          <w:tcPr>
            <w:tcW w:w="2767" w:type="dxa"/>
          </w:tcPr>
          <w:p w14:paraId="425E1AC9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仅有网页或仅有云端</w:t>
            </w:r>
          </w:p>
        </w:tc>
        <w:tc>
          <w:tcPr>
            <w:tcW w:w="2767" w:type="dxa"/>
          </w:tcPr>
          <w:p w14:paraId="2F367713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现场直连，离场经云端查看并下发命令</w:t>
            </w:r>
          </w:p>
        </w:tc>
      </w:tr>
      <w:tr w14:paraId="1FDB0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16C4BC9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淡水与海水区分显示</w:t>
            </w:r>
          </w:p>
        </w:tc>
        <w:tc>
          <w:tcPr>
            <w:tcW w:w="2767" w:type="dxa"/>
          </w:tcPr>
          <w:p w14:paraId="42A442F3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指标固定</w:t>
            </w:r>
          </w:p>
        </w:tc>
        <w:tc>
          <w:tcPr>
            <w:tcW w:w="2767" w:type="dxa"/>
          </w:tcPr>
          <w:p w14:paraId="32A93174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按水型将同一路数据显示为溶解性固体或盐度</w:t>
            </w:r>
          </w:p>
        </w:tc>
      </w:tr>
      <w:tr w14:paraId="188A5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17890E8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更换变送器</w:t>
            </w:r>
          </w:p>
        </w:tc>
        <w:tc>
          <w:tcPr>
            <w:tcW w:w="2767" w:type="dxa"/>
          </w:tcPr>
          <w:p w14:paraId="795BEFE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修改程序后重新烧录</w:t>
            </w:r>
          </w:p>
        </w:tc>
        <w:tc>
          <w:tcPr>
            <w:tcW w:w="2767" w:type="dxa"/>
          </w:tcPr>
          <w:p w14:paraId="570FE9D4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在网页中修改地址与换算系数</w:t>
            </w:r>
          </w:p>
        </w:tc>
      </w:tr>
      <w:tr w14:paraId="38952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DBB5ED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解释不替代执行</w:t>
            </w:r>
          </w:p>
        </w:tc>
        <w:tc>
          <w:tcPr>
            <w:tcW w:w="2767" w:type="dxa"/>
          </w:tcPr>
          <w:p w14:paraId="683133A4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将模型输出接至继电器</w:t>
            </w:r>
          </w:p>
        </w:tc>
        <w:tc>
          <w:tcPr>
            <w:tcW w:w="2767" w:type="dxa"/>
          </w:tcPr>
          <w:p w14:paraId="429711DD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模型仅给出文字建议</w:t>
            </w:r>
          </w:p>
        </w:tc>
      </w:tr>
    </w:tbl>
    <w:p w14:paraId="4DBB02EA">
      <w:pPr>
        <w:spacing w:line="360" w:lineRule="auto"/>
      </w:pPr>
    </w:p>
    <w:p w14:paraId="1A6BB961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2.2 以测量驱动执行并保留人工优先</w:t>
      </w:r>
    </w:p>
    <w:p w14:paraId="31B38712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本节对应执行机构难以随水质调整的问题。主控约每秒读取一次当前水质。二氧化碳可在照明开启期间按酸碱度工作，</w:t>
      </w:r>
      <w:del w:id="42" w:author="Brig" w:date="2026-10-08T15:25:35Z">
        <w:r>
          <w:rPr>
            <w:rFonts w:ascii="Times New Roman" w:hAnsi="Times New Roman" w:eastAsia="宋体" w:cs="Times New Roman"/>
            <w:sz w:val="24"/>
            <w:lang w:eastAsia="zh-CN"/>
          </w:rPr>
          <w:delText>默认高于 7.0 时开启、低于 6.8 时关闭</w:delText>
        </w:r>
      </w:del>
      <w:del w:id="43" w:author="Brig" w:date="2026-10-08T15:25:37Z">
        <w:r>
          <w:rPr>
            <w:rFonts w:ascii="Times New Roman" w:hAnsi="Times New Roman" w:eastAsia="宋体" w:cs="Times New Roman"/>
            <w:sz w:val="24"/>
            <w:lang w:eastAsia="zh-CN"/>
          </w:rPr>
          <w:delText>，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以避免在阈值附近反复通断。加热与补水同样采用分开的开启界限与关闭界限。投喂不持续通电，仅输出一次短脉冲，使喂食器转过一格。</w:t>
      </w:r>
    </w:p>
    <w:p w14:paraId="4F51864B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任一通道均可切换为手动。手动期间，即使自动条件成立，也不再改变该通道。若水温、光照或水位超过 60 秒，或酸碱度超过 120 秒仍未获得新读数，则该项自动控制停止，并关闭二氧化碳阀。</w:t>
      </w:r>
    </w:p>
    <w:p w14:paraId="794FB5F6">
      <w:pPr>
        <w:spacing w:line="240" w:lineRule="auto"/>
        <w:jc w:val="center"/>
        <w:rPr>
          <w:lang w:eastAsia="zh-CN"/>
        </w:rPr>
        <w:pPrChange w:id="44" w:author="Brig" w:date="2026-10-08T15:52:20Z">
          <w:pPr>
            <w:spacing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4895850" cy="14776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rcRect t="32731" b="624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7525">
      <w:pPr>
        <w:spacing w:before="60" w:after="120" w:line="240" w:lineRule="auto"/>
        <w:jc w:val="center"/>
        <w:rPr>
          <w:rFonts w:hint="eastAsia"/>
          <w:lang w:eastAsia="zh-CN"/>
        </w:rPr>
        <w:pPrChange w:id="45" w:author="Brig" w:date="2026-10-08T15:52:20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  <w:lang w:eastAsia="zh-CN"/>
        </w:rPr>
        <w:t>图2-1  测量、决策与执行的关系</w:t>
      </w:r>
    </w:p>
    <w:p w14:paraId="02048A45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2.3 现场直连与离场云端协同</w:t>
      </w:r>
    </w:p>
    <w:p w14:paraId="03391BC3">
      <w:pPr>
        <w:spacing w:after="0" w:line="360" w:lineRule="auto"/>
        <w:ind w:firstLine="420"/>
        <w:rPr>
          <w:del w:id="46" w:author="Brig" w:date="2026-10-08T15:25:52Z"/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本节对应离场后无法获知状态，以及网络中断后失去约束的问题。用户处于同一网络时，手机与计算机直接向主控获取数据，刷新及时，亦可立即干预。用户离场后，主控将最近状态与照片送至云端，手机改为从云端读取，且只能回传控制与投喂两类命令。</w:t>
      </w:r>
    </w:p>
    <w:p w14:paraId="40EABF24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云端中断时，现场主控不向云端请求下一步动作。已启用的自动策略按现场最后一套规则继续运行。</w:t>
      </w:r>
    </w:p>
    <w:p w14:paraId="5429C5B8">
      <w:pPr>
        <w:spacing w:before="60" w:after="60" w:line="360" w:lineRule="auto"/>
        <w:jc w:val="left"/>
      </w:pPr>
      <w:r>
        <w:rPr>
          <w:rFonts w:ascii="Times New Roman" w:hAnsi="Times New Roman" w:eastAsia="黑体" w:cs="Times New Roman"/>
          <w:b/>
          <w:sz w:val="24"/>
        </w:rPr>
        <w:t>2.4 智能化能力的四层组织</w:t>
      </w:r>
    </w:p>
    <w:p w14:paraId="699D6AF8">
      <w:pPr>
        <w:spacing w:line="360" w:lineRule="auto"/>
        <w:ind w:firstLine="480" w:firstLineChars="200"/>
        <w:rPr>
          <w:ins w:id="48" w:author="Brig" w:date="2026-10-08T15:26:06Z"/>
          <w:rFonts w:ascii="Times New Roman" w:hAnsi="Times New Roman" w:eastAsia="宋体" w:cs="Times New Roman"/>
          <w:sz w:val="24"/>
        </w:rPr>
        <w:pPrChange w:id="47" w:author="Brig" w:date="2026-10-08T15:12:27Z">
          <w:pPr>
            <w:spacing w:line="360" w:lineRule="auto"/>
          </w:pPr>
        </w:pPrChange>
      </w:pPr>
      <w:r>
        <w:rPr>
          <w:rFonts w:ascii="Times New Roman" w:hAnsi="Times New Roman" w:eastAsia="宋体" w:cs="Times New Roman"/>
          <w:sz w:val="24"/>
        </w:rPr>
        <w:t>上述做法可归纳为四个层级。分层的意义在于明确一件事：并非所有判断都适合交给模型，而应按可靠性要求分配到不同层。越靠近功率回路的判断越依赖确定性规则，越靠近人的判断越可以借助模型表达。</w:t>
      </w:r>
    </w:p>
    <w:p w14:paraId="3763B333">
      <w:pPr>
        <w:spacing w:line="360" w:lineRule="auto"/>
        <w:ind w:firstLine="480" w:firstLineChars="200"/>
        <w:rPr>
          <w:ins w:id="49" w:author="Brig" w:date="2026-10-08T15:26:07Z"/>
        </w:rPr>
      </w:pPr>
      <w:ins w:id="50" w:author="Brig" w:date="2026-10-08T15:26:07Z">
        <w:r>
          <w:rPr>
            <w:rFonts w:ascii="Times New Roman" w:hAnsi="Times New Roman" w:eastAsia="宋体" w:cs="Times New Roman"/>
            <w:sz w:val="24"/>
          </w:rPr>
          <w:t>第1层保证数据同源，使不同终端看到的是同一份事实；第2层把原始测值转为有依据的判读，其阈值不再固定，取该缸近 7 天中位数作为基线，并配合去抖、冷却与免打扰，避免同一异常反复提醒；第3层承担全部通断决策，要求可复现、可审计，由确定性代码实现；第4层</w:t>
        </w:r>
      </w:ins>
      <w:ins w:id="51" w:author="Brig" w:date="2026-10-08T15:26:50Z">
        <w:r>
          <w:rPr>
            <w:rFonts w:hint="eastAsia" w:cs="Times New Roman"/>
            <w:sz w:val="24"/>
            <w:lang w:val="en-US" w:eastAsia="zh-CN"/>
          </w:rPr>
          <w:t>通过</w:t>
        </w:r>
      </w:ins>
      <w:ins w:id="52" w:author="Brig" w:date="2026-10-08T15:26:51Z">
        <w:r>
          <w:rPr>
            <w:rFonts w:hint="eastAsia" w:cs="Times New Roman"/>
            <w:sz w:val="24"/>
            <w:lang w:val="en-US" w:eastAsia="zh-CN"/>
          </w:rPr>
          <w:t>大</w:t>
        </w:r>
      </w:ins>
      <w:ins w:id="53" w:author="Brig" w:date="2026-10-08T15:26:53Z">
        <w:r>
          <w:rPr>
            <w:rFonts w:hint="eastAsia" w:cs="Times New Roman"/>
            <w:sz w:val="24"/>
            <w:lang w:val="en-US" w:eastAsia="zh-CN"/>
          </w:rPr>
          <w:t>模型</w:t>
        </w:r>
      </w:ins>
      <w:ins w:id="54" w:author="Brig" w:date="2026-10-08T15:26:07Z">
        <w:r>
          <w:rPr>
            <w:rFonts w:ascii="Times New Roman" w:hAnsi="Times New Roman" w:eastAsia="宋体" w:cs="Times New Roman"/>
            <w:sz w:val="24"/>
          </w:rPr>
          <w:t>把上述结果</w:t>
        </w:r>
      </w:ins>
      <w:ins w:id="55" w:author="Brig" w:date="2026-10-08T15:26:47Z">
        <w:r>
          <w:rPr>
            <w:rFonts w:hint="eastAsia" w:cs="Times New Roman"/>
            <w:sz w:val="24"/>
            <w:lang w:val="en-US" w:eastAsia="zh-CN"/>
          </w:rPr>
          <w:t>解释</w:t>
        </w:r>
      </w:ins>
      <w:ins w:id="56" w:author="Brig" w:date="2026-10-08T15:26:07Z">
        <w:r>
          <w:rPr>
            <w:rFonts w:ascii="Times New Roman" w:hAnsi="Times New Roman" w:eastAsia="宋体" w:cs="Times New Roman"/>
            <w:sz w:val="24"/>
          </w:rPr>
          <w:t>成人能读懂的话。</w:t>
        </w:r>
      </w:ins>
    </w:p>
    <w:p w14:paraId="72C98D57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</w:rPr>
        <w:pPrChange w:id="57" w:author="Brig" w:date="2026-10-08T15:12:27Z">
          <w:pPr>
            <w:spacing w:line="360" w:lineRule="auto"/>
          </w:pPr>
        </w:pPrChange>
      </w:pPr>
    </w:p>
    <w:p w14:paraId="3B9A1450">
      <w:pPr>
        <w:spacing w:before="60" w:after="40" w:line="240" w:lineRule="auto"/>
        <w:jc w:val="center"/>
        <w:pPrChange w:id="58" w:author="Brig" w:date="2026-10-08T15:52:06Z">
          <w:pPr>
            <w:spacing w:before="60" w:after="4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4"/>
        </w:rPr>
        <w:drawing>
          <wp:inline distT="0" distB="0" distL="114300" distR="114300">
            <wp:extent cx="4135755" cy="1821180"/>
            <wp:effectExtent l="0" t="0" r="0" b="0"/>
            <wp:docPr id="371859460" name="Picture 371859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9460" name="Picture 371859460"/>
                    <pic:cNvPicPr>
                      <a:picLocks noChangeAspect="1"/>
                    </pic:cNvPicPr>
                  </pic:nvPicPr>
                  <pic:blipFill>
                    <a:blip r:embed="rId14"/>
                    <a:srcRect t="4971" b="22660"/>
                    <a:stretch>
                      <a:fillRect/>
                    </a:stretch>
                  </pic:blipFill>
                  <pic:spPr>
                    <a:xfrm>
                      <a:off x="0" y="0"/>
                      <a:ext cx="413575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F11C">
      <w:pPr>
        <w:spacing w:before="60" w:after="120" w:line="240" w:lineRule="auto"/>
        <w:jc w:val="center"/>
        <w:pPrChange w:id="59" w:author="Brig" w:date="2026-10-08T15:52:06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</w:rPr>
        <w:t>图2-2  智能化能力分层与可解释性</w:t>
      </w:r>
    </w:p>
    <w:p w14:paraId="71338BEE">
      <w:pPr>
        <w:spacing w:before="60" w:after="120" w:line="240" w:lineRule="auto"/>
        <w:jc w:val="center"/>
        <w:pPrChange w:id="60" w:author="Brig" w:date="2026-10-08T15:52:06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</w:rPr>
        <w:t>表2-2  四层的承担者、输入输出与可解释性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85F8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05CBF77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层级</w:t>
            </w:r>
          </w:p>
        </w:tc>
        <w:tc>
          <w:tcPr>
            <w:tcW w:w="1661" w:type="dxa"/>
          </w:tcPr>
          <w:p w14:paraId="6D234C8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承担者</w:t>
            </w:r>
          </w:p>
        </w:tc>
        <w:tc>
          <w:tcPr>
            <w:tcW w:w="1661" w:type="dxa"/>
          </w:tcPr>
          <w:p w14:paraId="74F369F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输入</w:t>
            </w:r>
          </w:p>
        </w:tc>
        <w:tc>
          <w:tcPr>
            <w:tcW w:w="1661" w:type="dxa"/>
          </w:tcPr>
          <w:p w14:paraId="346F218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输出</w:t>
            </w:r>
          </w:p>
        </w:tc>
        <w:tc>
          <w:tcPr>
            <w:tcW w:w="1661" w:type="dxa"/>
          </w:tcPr>
          <w:p w14:paraId="736D8F8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是否可解释</w:t>
            </w:r>
          </w:p>
        </w:tc>
      </w:tr>
      <w:tr w14:paraId="683B7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03F16E33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感知层</w:t>
            </w:r>
          </w:p>
        </w:tc>
        <w:tc>
          <w:tcPr>
            <w:tcW w:w="1661" w:type="dxa"/>
          </w:tcPr>
          <w:p w14:paraId="78E1F266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现场主控</w:t>
            </w:r>
          </w:p>
        </w:tc>
        <w:tc>
          <w:tcPr>
            <w:tcW w:w="1661" w:type="dxa"/>
          </w:tcPr>
          <w:p w14:paraId="7E22DB3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水温、pH、ORP、TDS、水位、光照</w:t>
            </w:r>
          </w:p>
        </w:tc>
        <w:tc>
          <w:tcPr>
            <w:tcW w:w="1661" w:type="dxa"/>
          </w:tcPr>
          <w:p w14:paraId="225C9EB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带统一时间基准的测值序列</w:t>
            </w:r>
          </w:p>
        </w:tc>
        <w:tc>
          <w:tcPr>
            <w:tcW w:w="1661" w:type="dxa"/>
          </w:tcPr>
          <w:p w14:paraId="3EEC509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是，原始测值可查</w:t>
            </w:r>
          </w:p>
        </w:tc>
      </w:tr>
      <w:tr w14:paraId="61025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4D450E6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判读层</w:t>
            </w:r>
          </w:p>
        </w:tc>
        <w:tc>
          <w:tcPr>
            <w:tcW w:w="1661" w:type="dxa"/>
          </w:tcPr>
          <w:p w14:paraId="3DE14C88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App 规则引擎</w:t>
            </w:r>
          </w:p>
        </w:tc>
        <w:tc>
          <w:tcPr>
            <w:tcW w:w="1661" w:type="dxa"/>
          </w:tcPr>
          <w:p w14:paraId="3DAD2C2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测值序列、历史窗口、免打扰配置</w:t>
            </w:r>
          </w:p>
        </w:tc>
        <w:tc>
          <w:tcPr>
            <w:tcW w:w="1661" w:type="dxa"/>
          </w:tcPr>
          <w:p w14:paraId="3EEAF97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告警与操作建议</w:t>
            </w:r>
          </w:p>
        </w:tc>
        <w:tc>
          <w:tcPr>
            <w:tcW w:w="1661" w:type="dxa"/>
          </w:tcPr>
          <w:p w14:paraId="7A05E98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是，可回溯触发阈值</w:t>
            </w:r>
          </w:p>
        </w:tc>
      </w:tr>
      <w:tr w14:paraId="27D07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2728C913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决策层</w:t>
            </w:r>
          </w:p>
        </w:tc>
        <w:tc>
          <w:tcPr>
            <w:tcW w:w="1661" w:type="dxa"/>
          </w:tcPr>
          <w:p w14:paraId="7887F2A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现场主控</w:t>
            </w:r>
          </w:p>
        </w:tc>
        <w:tc>
          <w:tcPr>
            <w:tcW w:w="1661" w:type="dxa"/>
          </w:tcPr>
          <w:p w14:paraId="1D2C4E3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有效测值、通道模式、回差与超时门限</w:t>
            </w:r>
          </w:p>
        </w:tc>
        <w:tc>
          <w:tcPr>
            <w:tcW w:w="1661" w:type="dxa"/>
          </w:tcPr>
          <w:p w14:paraId="6E39FA4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继电器与电磁阀通断</w:t>
            </w:r>
          </w:p>
        </w:tc>
        <w:tc>
          <w:tcPr>
            <w:tcW w:w="1661" w:type="dxa"/>
          </w:tcPr>
          <w:p w14:paraId="1C39139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是，状态与原因码上送</w:t>
            </w:r>
          </w:p>
        </w:tc>
      </w:tr>
      <w:tr w14:paraId="18049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6573D8B9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建议层</w:t>
            </w:r>
          </w:p>
        </w:tc>
        <w:tc>
          <w:tcPr>
            <w:tcW w:w="1661" w:type="dxa"/>
          </w:tcPr>
          <w:p w14:paraId="3620CCB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大模型服务</w:t>
            </w:r>
          </w:p>
        </w:tc>
        <w:tc>
          <w:tcPr>
            <w:tcW w:w="1661" w:type="dxa"/>
          </w:tcPr>
          <w:p w14:paraId="044F09E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曲线统计、当前状态、水型</w:t>
            </w:r>
          </w:p>
        </w:tc>
        <w:tc>
          <w:tcPr>
            <w:tcW w:w="1661" w:type="dxa"/>
          </w:tcPr>
          <w:p w14:paraId="3CAC031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水质说明、识别结果、养护建议</w:t>
            </w:r>
          </w:p>
        </w:tc>
        <w:tc>
          <w:tcPr>
            <w:tcW w:w="1661" w:type="dxa"/>
          </w:tcPr>
          <w:p w14:paraId="279D022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是，附数据窗口与依据</w:t>
            </w:r>
          </w:p>
        </w:tc>
      </w:tr>
    </w:tbl>
    <w:p w14:paraId="0A4958B4">
      <w:pPr>
        <w:spacing w:line="360" w:lineRule="auto"/>
        <w:ind w:firstLine="480" w:firstLineChars="200"/>
        <w:rPr>
          <w:del w:id="62" w:author="Brig" w:date="2026-10-08T15:26:01Z"/>
        </w:rPr>
        <w:pPrChange w:id="61" w:author="Brig" w:date="2026-10-08T15:12:45Z">
          <w:pPr>
            <w:spacing w:line="360" w:lineRule="auto"/>
          </w:pPr>
        </w:pPrChange>
      </w:pPr>
      <w:del w:id="63" w:author="Brig" w:date="2026-10-08T15:26:01Z">
        <w:r>
          <w:rPr>
            <w:rFonts w:ascii="Times New Roman" w:hAnsi="Times New Roman" w:eastAsia="宋体" w:cs="Times New Roman"/>
            <w:sz w:val="24"/>
          </w:rPr>
          <w:delText>第1层保证数据同源，使不同终端看到的是同一份事实；第2层把原始测值转为有依据的判读，其阈值不再固定，而取该缸近 7 天中位数作为基线，并配合去抖、冷却与免打扰，避免同一异常反复提醒；第3层承担全部通断决策，要求可复现、可审计，因此由确定性代码实现；第4层负责把上述结果翻译成人能读懂的话，模型在此发挥作用，但其产物是文字而非动作。</w:delText>
        </w:r>
      </w:del>
    </w:p>
    <w:p w14:paraId="2FC65973">
      <w:pPr>
        <w:spacing w:before="60" w:after="60" w:line="360" w:lineRule="auto"/>
        <w:jc w:val="left"/>
        <w:rPr>
          <w:del w:id="64" w:author="Brig" w:date="2026-10-08T15:27:17Z"/>
        </w:rPr>
      </w:pPr>
      <w:del w:id="65" w:author="Brig" w:date="2026-10-08T15:27:17Z">
        <w:r>
          <w:rPr>
            <w:rFonts w:ascii="Times New Roman" w:hAnsi="Times New Roman" w:eastAsia="黑体" w:cs="Times New Roman"/>
            <w:b/>
            <w:sz w:val="24"/>
          </w:rPr>
          <w:delText>2.5 三项关键做法与差异化</w:delText>
        </w:r>
      </w:del>
    </w:p>
    <w:p w14:paraId="5799140D">
      <w:pPr>
        <w:spacing w:line="360" w:lineRule="auto"/>
        <w:ind w:firstLine="480" w:firstLineChars="200"/>
        <w:rPr>
          <w:del w:id="67" w:author="Brig" w:date="2026-10-08T15:27:17Z"/>
        </w:rPr>
        <w:pPrChange w:id="66" w:author="Brig" w:date="2026-10-08T15:12:48Z">
          <w:pPr>
            <w:spacing w:line="360" w:lineRule="auto"/>
          </w:pPr>
        </w:pPrChange>
      </w:pPr>
      <w:del w:id="68" w:author="Brig" w:date="2026-10-08T15:27:17Z">
        <w:r>
          <w:rPr>
            <w:rFonts w:ascii="Times New Roman" w:hAnsi="Times New Roman" w:eastAsia="宋体" w:cs="Times New Roman"/>
            <w:sz w:val="24"/>
          </w:rPr>
          <w:delText>第一项，以该缸自身基线替代固定阈值。常规做法是给每项指标设定固定上下限，但同一数值对草缸与海水缸含义不同，同一缸的正常区间也会随季节、滤材与换水节奏漂移。本作品以该缸近期中位数作为基线，判读依据来自本缸历史，因此换缸、加盐或更换滤材后无需重新整定阈值。</w:delText>
        </w:r>
      </w:del>
    </w:p>
    <w:p w14:paraId="5B1F122D">
      <w:pPr>
        <w:spacing w:line="360" w:lineRule="auto"/>
        <w:ind w:firstLine="480" w:firstLineChars="200"/>
        <w:rPr>
          <w:del w:id="70" w:author="Brig" w:date="2026-10-08T15:27:17Z"/>
        </w:rPr>
        <w:pPrChange w:id="69" w:author="Brig" w:date="2026-10-08T15:12:53Z">
          <w:pPr>
            <w:spacing w:line="360" w:lineRule="auto"/>
          </w:pPr>
        </w:pPrChange>
      </w:pPr>
      <w:del w:id="71" w:author="Brig" w:date="2026-10-08T15:27:17Z">
        <w:r>
          <w:rPr>
            <w:rFonts w:ascii="Times New Roman" w:hAnsi="Times New Roman" w:eastAsia="宋体" w:cs="Times New Roman"/>
            <w:sz w:val="24"/>
          </w:rPr>
          <w:delText>第二项，把模型输出限制在文字层并保留在环修正。常见做法是把模型判断直接接到执行通道，一旦误判即造成实际动作。本作品的模型只产出说明、识别结果与建议，写入日志与周期计划前均需用户确认，识别结果可逐项修改；真正决定通断的仍是第3层的确定性规则与现场主控，模型不可绕过执行许可。</w:delText>
        </w:r>
      </w:del>
    </w:p>
    <w:p w14:paraId="071C62FD">
      <w:pPr>
        <w:spacing w:line="360" w:lineRule="auto"/>
        <w:ind w:firstLine="480" w:firstLineChars="200"/>
        <w:rPr>
          <w:del w:id="73" w:author="Brig" w:date="2026-10-08T15:27:17Z"/>
        </w:rPr>
        <w:pPrChange w:id="72" w:author="Brig" w:date="2026-10-08T15:13:12Z">
          <w:pPr>
            <w:spacing w:line="360" w:lineRule="auto"/>
          </w:pPr>
        </w:pPrChange>
      </w:pPr>
      <w:del w:id="74" w:author="Brig" w:date="2026-10-08T15:27:17Z">
        <w:r>
          <w:rPr>
            <w:rFonts w:ascii="Times New Roman" w:hAnsi="Times New Roman" w:eastAsia="宋体" w:cs="Times New Roman"/>
            <w:sz w:val="24"/>
          </w:rPr>
          <w:delText>第三项，失效保护在驱动层同时兜底。常规做法仅在软件层判断超时，软件异常或看门狗复位期间仍可能出现误动作。本作品在固件上电阶段先把控制脚拉高使触点保持断开，并对补水泵所在的 GPIO5 另加 10kΩ 上拉，避免上电采样导致误吸合；感性负载两端并续流二极管。软件层停止自动并关断气阀，硬件层同时保证上电不误动，构成两道互不依赖的防线。</w:delText>
        </w:r>
      </w:del>
    </w:p>
    <w:p w14:paraId="26C7749F">
      <w:pPr>
        <w:spacing w:before="120" w:after="12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8"/>
          <w:lang w:eastAsia="zh-CN"/>
        </w:rPr>
        <w:t>3. 项目技术方案设计和原理</w:t>
      </w:r>
    </w:p>
    <w:p w14:paraId="4CD1CB75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3.1 总体方案的三个分区</w:t>
      </w:r>
    </w:p>
    <w:p w14:paraId="27771D39">
      <w:pPr>
        <w:spacing w:after="0" w:line="360" w:lineRule="auto"/>
        <w:ind w:firstLine="420"/>
        <w:rPr>
          <w:del w:id="75" w:author="Brig" w:date="2026-10-08T15:14:39Z"/>
          <w:lang w:eastAsia="zh-CN"/>
        </w:rPr>
      </w:pPr>
      <w:del w:id="76" w:author="Brig" w:date="2026-10-08T15:14:39Z">
        <w:r>
          <w:rPr>
            <w:rFonts w:ascii="Times New Roman" w:hAnsi="Times New Roman" w:eastAsia="宋体" w:cs="Times New Roman"/>
            <w:sz w:val="24"/>
            <w:lang w:eastAsia="zh-CN"/>
          </w:rPr>
          <w:delText>总体方案沿用图1-1 的三列划分，而不按芯片引脚展开。硬件、软件与云端边界明确，三部分并列，避免方案退化为单一硬件清单。</w:delText>
        </w:r>
      </w:del>
    </w:p>
    <w:p w14:paraId="1FA8E5C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硬件分区在现场完成测量、每秒决策与功率执行，摄像头仅负责图像采集。软件分区包括主控网页、计算机上位机与 iAquaria 手机应用，负责呈现同一份数据，并接收人工操作、日志与计划。云端分区仅在用户离开局域网时传递最近状态、照片以及允许范围内的命令。</w:t>
      </w:r>
    </w:p>
    <w:p w14:paraId="2D82F2FC">
      <w:pPr>
        <w:spacing w:before="60" w:after="120" w:line="240" w:lineRule="auto"/>
        <w:jc w:val="center"/>
        <w:pPrChange w:id="77" w:author="Brig" w:date="2026-10-08T15:51:57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</w:rPr>
        <w:t>表3-1  三个分区的边界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7DA4C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3B0672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分区</w:t>
            </w:r>
          </w:p>
        </w:tc>
        <w:tc>
          <w:tcPr>
            <w:tcW w:w="2075" w:type="dxa"/>
          </w:tcPr>
          <w:p w14:paraId="7172AA3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包含什么</w:t>
            </w:r>
          </w:p>
        </w:tc>
        <w:tc>
          <w:tcPr>
            <w:tcW w:w="2075" w:type="dxa"/>
          </w:tcPr>
          <w:p w14:paraId="56FA139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负责</w:t>
            </w:r>
          </w:p>
        </w:tc>
        <w:tc>
          <w:tcPr>
            <w:tcW w:w="2075" w:type="dxa"/>
          </w:tcPr>
          <w:p w14:paraId="52CF816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不负责</w:t>
            </w:r>
          </w:p>
        </w:tc>
      </w:tr>
      <w:tr w14:paraId="4563D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60207C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硬件</w:t>
            </w:r>
          </w:p>
        </w:tc>
        <w:tc>
          <w:tcPr>
            <w:tcW w:w="2075" w:type="dxa"/>
          </w:tcPr>
          <w:p w14:paraId="06F13EC7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探头、主控、执行器、缸沿结构、摄像头</w:t>
            </w:r>
          </w:p>
        </w:tc>
        <w:tc>
          <w:tcPr>
            <w:tcW w:w="2075" w:type="dxa"/>
          </w:tcPr>
          <w:p w14:paraId="700217D4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测量、决策、执行、图像采集</w:t>
            </w:r>
          </w:p>
        </w:tc>
        <w:tc>
          <w:tcPr>
            <w:tcW w:w="2075" w:type="dxa"/>
          </w:tcPr>
          <w:p w14:paraId="1B59216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不保存养护记录</w:t>
            </w:r>
          </w:p>
        </w:tc>
      </w:tr>
      <w:tr w14:paraId="187E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1C9AEF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软件</w:t>
            </w:r>
          </w:p>
        </w:tc>
        <w:tc>
          <w:tcPr>
            <w:tcW w:w="2075" w:type="dxa"/>
          </w:tcPr>
          <w:p w14:paraId="514A09D4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网页、计算机端、手机 App</w:t>
            </w:r>
          </w:p>
        </w:tc>
        <w:tc>
          <w:tcPr>
            <w:tcW w:w="2075" w:type="dxa"/>
          </w:tcPr>
          <w:p w14:paraId="2067EA87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监视、人工干预、记录、提醒、水型化显示</w:t>
            </w:r>
          </w:p>
        </w:tc>
        <w:tc>
          <w:tcPr>
            <w:tcW w:w="2075" w:type="dxa"/>
          </w:tcPr>
          <w:p w14:paraId="4D9CEEB8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不在云端进行每秒决策</w:t>
            </w:r>
          </w:p>
        </w:tc>
      </w:tr>
      <w:tr w14:paraId="2AB99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940A8E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云端</w:t>
            </w:r>
          </w:p>
        </w:tc>
        <w:tc>
          <w:tcPr>
            <w:tcW w:w="2075" w:type="dxa"/>
          </w:tcPr>
          <w:p w14:paraId="209D515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加密消息服务</w:t>
            </w:r>
          </w:p>
        </w:tc>
        <w:tc>
          <w:tcPr>
            <w:tcW w:w="2075" w:type="dxa"/>
          </w:tcPr>
          <w:p w14:paraId="4E45FD6C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传递最近状态、照片与允许的命令</w:t>
            </w:r>
          </w:p>
        </w:tc>
        <w:tc>
          <w:tcPr>
            <w:tcW w:w="2075" w:type="dxa"/>
          </w:tcPr>
          <w:p w14:paraId="6E18066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不直接接通阀门或加热</w:t>
            </w:r>
          </w:p>
        </w:tc>
      </w:tr>
    </w:tbl>
    <w:p w14:paraId="2C10BD3D">
      <w:pPr>
        <w:spacing w:line="360" w:lineRule="auto"/>
        <w:rPr>
          <w:lang w:eastAsia="zh-CN"/>
        </w:rPr>
      </w:pPr>
    </w:p>
    <w:p w14:paraId="193894CB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3.2 硬件总体与供电原理</w:t>
      </w:r>
    </w:p>
    <w:p w14:paraId="2AB0FC1A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 xml:space="preserve">系统由两台独立设备组成：ESP32 主板（传感与控制）和 ESP32-CAM（视觉）。整机采用单路外部电源：220V 适配器输出 12V/3A，经 PG16 进入 </w:t>
      </w:r>
      <w:del w:id="78" w:author="Brig" w:date="2026-10-08T15:14:54Z">
        <w:r>
          <w:rPr>
            <w:rFonts w:ascii="Times New Roman" w:hAnsi="Times New Roman" w:eastAsia="宋体" w:cs="Times New Roman"/>
            <w:sz w:val="24"/>
            <w:lang w:eastAsia="zh-CN"/>
          </w:rPr>
          <w:delText xml:space="preserve">200×120×75 mm 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防水盒。盒内 LM2596S（≥3A</w:t>
      </w:r>
      <w:del w:id="79" w:author="Brig" w:date="2026-10-08T15:28:06Z">
        <w:r>
          <w:rPr>
            <w:rFonts w:ascii="Times New Roman" w:hAnsi="Times New Roman" w:eastAsia="宋体" w:cs="Times New Roman"/>
            <w:sz w:val="24"/>
            <w:lang w:eastAsia="zh-CN"/>
          </w:rPr>
          <w:delText>，空载先调至 5.0V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）产生 5V 母线，ESP32 板载 LDO 仅提供短距 3.3V。加热棒与水族灯使用自备电源，只经继电器触点切换，不并入 12V 轨。</w:t>
      </w:r>
    </w:p>
    <w:p w14:paraId="1A505D55">
      <w:pPr>
        <w:spacing w:line="360" w:lineRule="auto"/>
        <w:jc w:val="center"/>
        <w:rPr>
          <w:del w:id="80" w:author="Brig" w:date="2026-10-08T15:15:16Z"/>
        </w:rPr>
      </w:pPr>
      <w:del w:id="81" w:author="Brig" w:date="2026-10-08T15:15:16Z">
        <w:r>
          <w:rPr>
            <w:rFonts w:ascii="Times New Roman" w:hAnsi="Times New Roman" w:eastAsia="宋体" w:cs="Times New Roman"/>
            <w:sz w:val="24"/>
          </w:rPr>
          <w:drawing>
            <wp:inline distT="0" distB="0" distL="0" distR="0">
              <wp:extent cx="4895850" cy="2024380"/>
              <wp:effectExtent l="0" t="0" r="0" b="0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4"/>
                      <pic:cNvPicPr>
                        <a:picLocks noChangeAspect="1"/>
                      </pic:cNvPicPr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96000" cy="20245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F36C19D">
      <w:pPr>
        <w:spacing w:before="60" w:after="120" w:line="360" w:lineRule="auto"/>
        <w:jc w:val="center"/>
        <w:rPr>
          <w:del w:id="83" w:author="Brig" w:date="2026-10-08T15:15:16Z"/>
          <w:lang w:eastAsia="zh-CN"/>
        </w:rPr>
      </w:pPr>
      <w:del w:id="84" w:author="Brig" w:date="2026-10-08T15:15:16Z">
        <w:r>
          <w:rPr>
            <w:rFonts w:ascii="Times New Roman" w:hAnsi="Times New Roman" w:eastAsia="宋体" w:cs="Times New Roman"/>
            <w:sz w:val="21"/>
            <w:lang w:eastAsia="zh-CN"/>
          </w:rPr>
          <w:delText>图3-1  整机单电源三轨原理</w:delText>
        </w:r>
      </w:del>
    </w:p>
    <w:p w14:paraId="1858F1B7">
      <w:pPr>
        <w:spacing w:before="60" w:after="120" w:line="240" w:lineRule="auto"/>
        <w:jc w:val="center"/>
        <w:pPrChange w:id="85" w:author="Brig" w:date="2026-10-08T15:51:42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</w:rPr>
        <w:t>表3-2  三电压轨分配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DA74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73DBC1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电压轨</w:t>
            </w:r>
          </w:p>
        </w:tc>
        <w:tc>
          <w:tcPr>
            <w:tcW w:w="2767" w:type="dxa"/>
          </w:tcPr>
          <w:p w14:paraId="0665AA8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来源</w:t>
            </w:r>
          </w:p>
        </w:tc>
        <w:tc>
          <w:tcPr>
            <w:tcW w:w="2767" w:type="dxa"/>
          </w:tcPr>
          <w:p w14:paraId="054CC82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负载</w:t>
            </w:r>
          </w:p>
        </w:tc>
      </w:tr>
      <w:tr w14:paraId="7A83D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64F064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12V</w:t>
            </w:r>
          </w:p>
        </w:tc>
        <w:tc>
          <w:tcPr>
            <w:tcW w:w="2767" w:type="dxa"/>
          </w:tcPr>
          <w:p w14:paraId="60AFCAF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适配器经 PG16</w:t>
            </w:r>
          </w:p>
        </w:tc>
        <w:tc>
          <w:tcPr>
            <w:tcW w:w="2767" w:type="dxa"/>
          </w:tcPr>
          <w:p w14:paraId="530B7B3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泵、喂食、CO₂阀、TDS/pH 从机</w:t>
            </w:r>
          </w:p>
        </w:tc>
      </w:tr>
      <w:tr w14:paraId="633BE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E89E5D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5V</w:t>
            </w:r>
          </w:p>
        </w:tc>
        <w:tc>
          <w:tcPr>
            <w:tcW w:w="2767" w:type="dxa"/>
          </w:tcPr>
          <w:p w14:paraId="7B446FD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LM2596S</w:t>
            </w:r>
          </w:p>
        </w:tc>
        <w:tc>
          <w:tcPr>
            <w:tcW w:w="2767" w:type="dxa"/>
          </w:tcPr>
          <w:p w14:paraId="0B84083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ESP32、SR04、TF、USB-A 供 CAM</w:t>
            </w:r>
          </w:p>
        </w:tc>
      </w:tr>
      <w:tr w14:paraId="5E4B4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D70886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3.3V</w:t>
            </w:r>
          </w:p>
        </w:tc>
        <w:tc>
          <w:tcPr>
            <w:tcW w:w="2767" w:type="dxa"/>
          </w:tcPr>
          <w:p w14:paraId="312CC1F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板载 LDO</w:t>
            </w:r>
          </w:p>
        </w:tc>
        <w:tc>
          <w:tcPr>
            <w:tcW w:w="2767" w:type="dxa"/>
          </w:tcPr>
          <w:p w14:paraId="1D18DFB8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上拉与逻辑，禁止外带大电流</w:t>
            </w:r>
          </w:p>
        </w:tc>
      </w:tr>
      <w:tr w14:paraId="27B38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9D29A4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自备</w:t>
            </w:r>
          </w:p>
        </w:tc>
        <w:tc>
          <w:tcPr>
            <w:tcW w:w="2767" w:type="dxa"/>
          </w:tcPr>
          <w:p w14:paraId="6F74830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负载电源</w:t>
            </w:r>
          </w:p>
        </w:tc>
        <w:tc>
          <w:tcPr>
            <w:tcW w:w="2767" w:type="dxa"/>
          </w:tcPr>
          <w:p w14:paraId="63D2C3EF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220V 加热只切相线；灯走 DC 触点</w:t>
            </w:r>
          </w:p>
        </w:tc>
      </w:tr>
    </w:tbl>
    <w:p w14:paraId="2DCF996E">
      <w:pPr>
        <w:spacing w:line="360" w:lineRule="auto"/>
        <w:rPr>
          <w:lang w:eastAsia="zh-CN"/>
        </w:rPr>
      </w:pPr>
    </w:p>
    <w:p w14:paraId="2FADEB71">
      <w:pPr>
        <w:spacing w:line="240" w:lineRule="auto"/>
        <w:jc w:val="center"/>
        <w:rPr>
          <w:lang w:eastAsia="zh-CN"/>
        </w:rPr>
        <w:pPrChange w:id="86" w:author="Brig" w:date="2026-10-08T15:51:35Z">
          <w:pPr>
            <w:spacing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3447415" cy="2170430"/>
            <wp:effectExtent l="0" t="0" r="63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rcRect t="6708"/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B3BA">
      <w:pPr>
        <w:spacing w:before="60" w:after="120" w:line="240" w:lineRule="auto"/>
        <w:jc w:val="center"/>
        <w:rPr>
          <w:rFonts w:hint="eastAsia"/>
          <w:lang w:eastAsia="zh-CN"/>
        </w:rPr>
        <w:pPrChange w:id="87" w:author="Brig" w:date="2026-10-08T15:51:35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  <w:lang w:eastAsia="zh-CN"/>
        </w:rPr>
        <w:t>图3-</w:t>
      </w:r>
      <w:del w:id="88" w:author="Brig" w:date="2026-10-08T15:15:22Z">
        <w:r>
          <w:rPr>
            <w:rFonts w:hint="default" w:ascii="Times New Roman" w:hAnsi="Times New Roman" w:eastAsia="宋体" w:cs="Times New Roman"/>
            <w:sz w:val="21"/>
            <w:lang w:val="en-US" w:eastAsia="zh-CN"/>
          </w:rPr>
          <w:delText>2</w:delText>
        </w:r>
      </w:del>
      <w:ins w:id="89" w:author="Brig" w:date="2026-10-08T15:15:22Z">
        <w:r>
          <w:rPr>
            <w:rFonts w:hint="eastAsia" w:cs="Times New Roman"/>
            <w:sz w:val="21"/>
            <w:lang w:val="en-US" w:eastAsia="zh-CN"/>
          </w:rPr>
          <w:t>1</w:t>
        </w:r>
      </w:ins>
      <w:r>
        <w:rPr>
          <w:rFonts w:ascii="Times New Roman" w:hAnsi="Times New Roman" w:eastAsia="宋体" w:cs="Times New Roman"/>
          <w:sz w:val="21"/>
          <w:lang w:eastAsia="zh-CN"/>
        </w:rPr>
        <w:t xml:space="preserve">  </w:t>
      </w:r>
      <w:del w:id="90" w:author="Brig" w:date="2026-10-08T15:15:27Z">
        <w:r>
          <w:rPr>
            <w:rFonts w:hint="default" w:ascii="Times New Roman" w:hAnsi="Times New Roman" w:eastAsia="宋体" w:cs="Times New Roman"/>
            <w:sz w:val="21"/>
            <w:lang w:val="en-US" w:eastAsia="zh-CN"/>
          </w:rPr>
          <w:delText>防水</w:delText>
        </w:r>
      </w:del>
      <w:ins w:id="91" w:author="Brig" w:date="2026-10-08T15:15:38Z">
        <w:r>
          <w:rPr>
            <w:rFonts w:hint="eastAsia" w:cs="Times New Roman"/>
            <w:sz w:val="21"/>
            <w:lang w:val="en-US" w:eastAsia="zh-CN"/>
          </w:rPr>
          <w:t>主</w:t>
        </w:r>
      </w:ins>
      <w:ins w:id="92" w:author="Brig" w:date="2026-10-08T15:15:40Z">
        <w:r>
          <w:rPr>
            <w:rFonts w:hint="eastAsia" w:cs="Times New Roman"/>
            <w:sz w:val="21"/>
            <w:lang w:val="en-US" w:eastAsia="zh-CN"/>
          </w:rPr>
          <w:t>控</w:t>
        </w:r>
      </w:ins>
      <w:r>
        <w:rPr>
          <w:rFonts w:ascii="Times New Roman" w:hAnsi="Times New Roman" w:eastAsia="宋体" w:cs="Times New Roman"/>
          <w:sz w:val="21"/>
          <w:lang w:eastAsia="zh-CN"/>
        </w:rPr>
        <w:t>盒内部分区（强弱电分离）</w:t>
      </w:r>
    </w:p>
    <w:p w14:paraId="12C7A16F">
      <w:pPr>
        <w:spacing w:line="240" w:lineRule="auto"/>
        <w:jc w:val="center"/>
        <w:rPr>
          <w:rFonts w:hint="eastAsia"/>
          <w:lang w:eastAsia="zh-CN"/>
        </w:rPr>
        <w:pPrChange w:id="93" w:author="Brig" w:date="2026-10-08T15:51:31Z">
          <w:pPr>
            <w:spacing w:line="360" w:lineRule="auto"/>
          </w:pPr>
        </w:pPrChange>
      </w:pPr>
      <w:ins w:id="94" w:author="Brig" w:date="2026-10-08T15:53:01Z">
        <w:r>
          <w:rPr>
            <w:rFonts w:hint="eastAsia" w:ascii="Times New Roman" w:hAnsi="Times New Roman" w:eastAsia="宋体" w:cs="Times New Roman"/>
            <w:sz w:val="24"/>
            <w:lang w:eastAsia="zh-CN"/>
          </w:rPr>
          <w:drawing>
            <wp:inline distT="0" distB="0" distL="0" distR="0">
              <wp:extent cx="2004060" cy="2670810"/>
              <wp:effectExtent l="0" t="0" r="15240" b="15240"/>
              <wp:docPr id="21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图片 3"/>
                      <pic:cNvPicPr>
                        <a:picLocks noChangeAspect="1" noChangeArrowheads="1"/>
                      </pic:cNvPicPr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 rot="16200000">
                        <a:off x="0" y="0"/>
                        <a:ext cx="2004060" cy="2670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del w:id="96" w:author="Brig" w:date="2026-10-08T15:53:01Z">
        <w:r>
          <w:rPr>
            <w:rFonts w:hint="eastAsia" w:ascii="Times New Roman" w:hAnsi="Times New Roman" w:eastAsia="宋体" w:cs="Times New Roman"/>
            <w:sz w:val="24"/>
            <w:lang w:eastAsia="zh-CN"/>
          </w:rPr>
          <w:drawing>
            <wp:inline distT="0" distB="0" distL="0" distR="0">
              <wp:extent cx="2459355" cy="3277235"/>
              <wp:effectExtent l="0" t="0" r="18415" b="17145"/>
              <wp:docPr id="371859457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71859457" name="图片 3"/>
                      <pic:cNvPicPr>
                        <a:picLocks noChangeAspect="1" noChangeArrowheads="1"/>
                      </pic:cNvPicPr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 rot="16200000">
                        <a:off x="0" y="0"/>
                        <a:ext cx="2459355" cy="3277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6EC3E5F0">
      <w:pPr>
        <w:spacing w:before="60" w:after="120" w:line="240" w:lineRule="auto"/>
        <w:jc w:val="center"/>
        <w:rPr>
          <w:rFonts w:hint="eastAsia" w:ascii="宋体" w:hAnsi="宋体"/>
          <w:bCs/>
          <w:lang w:eastAsia="zh-CN"/>
        </w:rPr>
        <w:pPrChange w:id="98" w:author="Brig" w:date="2026-10-08T15:51:31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bCs/>
          <w:sz w:val="21"/>
          <w:lang w:eastAsia="zh-CN"/>
        </w:rPr>
        <w:t xml:space="preserve">图3-3  </w:t>
      </w:r>
      <w:ins w:id="99" w:author="Brig" w:date="2026-10-08T15:16:11Z">
        <w:r>
          <w:rPr>
            <w:rFonts w:hint="eastAsia" w:cs="Times New Roman"/>
            <w:bCs/>
            <w:sz w:val="21"/>
            <w:lang w:val="en-US" w:eastAsia="zh-CN"/>
          </w:rPr>
          <w:t>主</w:t>
        </w:r>
      </w:ins>
      <w:ins w:id="100" w:author="Brig" w:date="2026-10-08T15:16:12Z">
        <w:r>
          <w:rPr>
            <w:rFonts w:hint="eastAsia" w:cs="Times New Roman"/>
            <w:bCs/>
            <w:sz w:val="21"/>
            <w:lang w:val="en-US" w:eastAsia="zh-CN"/>
          </w:rPr>
          <w:t>控</w:t>
        </w:r>
      </w:ins>
      <w:ins w:id="101" w:author="Brig" w:date="2026-10-08T15:16:13Z">
        <w:r>
          <w:rPr>
            <w:rFonts w:hint="eastAsia" w:cs="Times New Roman"/>
            <w:bCs/>
            <w:sz w:val="21"/>
            <w:lang w:val="en-US" w:eastAsia="zh-CN"/>
          </w:rPr>
          <w:t>盒</w:t>
        </w:r>
      </w:ins>
      <w:ins w:id="102" w:author="Brig" w:date="2026-10-08T15:16:19Z">
        <w:r>
          <w:rPr>
            <w:rFonts w:hint="eastAsia" w:cs="Times New Roman"/>
            <w:bCs/>
            <w:sz w:val="21"/>
            <w:lang w:val="en-US" w:eastAsia="zh-CN"/>
          </w:rPr>
          <w:t>内</w:t>
        </w:r>
      </w:ins>
      <w:r>
        <w:rPr>
          <w:rFonts w:ascii="Times New Roman" w:hAnsi="Times New Roman" w:eastAsia="宋体" w:cs="Times New Roman"/>
          <w:bCs/>
          <w:sz w:val="21"/>
          <w:lang w:eastAsia="zh-CN"/>
        </w:rPr>
        <w:t>主板</w:t>
      </w:r>
      <w:del w:id="103" w:author="Brig" w:date="2026-10-08T15:16:33Z">
        <w:r>
          <w:rPr>
            <w:rFonts w:ascii="Times New Roman" w:hAnsi="Times New Roman" w:eastAsia="宋体" w:cs="Times New Roman"/>
            <w:bCs/>
            <w:sz w:val="21"/>
            <w:lang w:eastAsia="zh-CN"/>
          </w:rPr>
          <w:delText xml:space="preserve">与 </w:delText>
        </w:r>
      </w:del>
      <w:del w:id="104" w:author="Brig" w:date="2026-10-08T15:16:24Z">
        <w:r>
          <w:rPr>
            <w:rFonts w:ascii="Times New Roman" w:hAnsi="Times New Roman" w:eastAsia="宋体" w:cs="Times New Roman"/>
            <w:bCs/>
            <w:sz w:val="21"/>
            <w:lang w:eastAsia="zh-CN"/>
          </w:rPr>
          <w:delText>4</w:delText>
        </w:r>
      </w:del>
      <w:del w:id="105" w:author="Brig" w:date="2026-10-08T15:16:25Z">
        <w:r>
          <w:rPr>
            <w:rFonts w:ascii="Times New Roman" w:hAnsi="Times New Roman" w:eastAsia="宋体" w:cs="Times New Roman"/>
            <w:bCs/>
            <w:sz w:val="21"/>
            <w:lang w:eastAsia="zh-CN"/>
          </w:rPr>
          <w:delText>85、继电器</w:delText>
        </w:r>
      </w:del>
      <w:del w:id="106" w:author="Brig" w:date="2026-10-08T15:16:26Z">
        <w:r>
          <w:rPr>
            <w:rFonts w:ascii="Times New Roman" w:hAnsi="Times New Roman" w:eastAsia="宋体" w:cs="Times New Roman"/>
            <w:bCs/>
            <w:sz w:val="21"/>
            <w:lang w:eastAsia="zh-CN"/>
          </w:rPr>
          <w:delText>、MOS</w:delText>
        </w:r>
      </w:del>
      <w:del w:id="107" w:author="Brig" w:date="2026-10-08T15:16:27Z">
        <w:r>
          <w:rPr>
            <w:rFonts w:ascii="Times New Roman" w:hAnsi="Times New Roman" w:eastAsia="宋体" w:cs="Times New Roman"/>
            <w:bCs/>
            <w:sz w:val="21"/>
            <w:lang w:eastAsia="zh-CN"/>
          </w:rPr>
          <w:delText xml:space="preserve"> </w:delText>
        </w:r>
      </w:del>
      <w:r>
        <w:rPr>
          <w:rFonts w:ascii="Times New Roman" w:hAnsi="Times New Roman" w:eastAsia="宋体" w:cs="Times New Roman"/>
          <w:bCs/>
          <w:sz w:val="21"/>
          <w:lang w:eastAsia="zh-CN"/>
        </w:rPr>
        <w:t>接线实物</w:t>
      </w:r>
    </w:p>
    <w:p w14:paraId="6C592384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3.3 传感原理与电路</w:t>
      </w:r>
    </w:p>
    <w:p w14:paraId="32B47E8F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本地三类传感器点对点接入：DS18B20 为漏极开路单总线，DATA 必须经 4.7k</w:t>
      </w:r>
      <w:r>
        <w:rPr>
          <w:rFonts w:ascii="Times New Roman" w:hAnsi="Times New Roman" w:eastAsia="宋体" w:cs="Times New Roman"/>
          <w:sz w:val="24"/>
        </w:rPr>
        <w:t>Ω</w:t>
      </w:r>
      <w:r>
        <w:rPr>
          <w:rFonts w:ascii="Times New Roman" w:hAnsi="Times New Roman" w:eastAsia="宋体" w:cs="Times New Roman"/>
          <w:sz w:val="24"/>
          <w:lang w:eastAsia="zh-CN"/>
        </w:rPr>
        <w:t xml:space="preserve"> 上拉到 3.3V；HC-SR04 的 ECHO 为 5V，经 1k</w:t>
      </w:r>
      <w:r>
        <w:rPr>
          <w:rFonts w:ascii="Times New Roman" w:hAnsi="Times New Roman" w:eastAsia="宋体" w:cs="Times New Roman"/>
          <w:sz w:val="24"/>
        </w:rPr>
        <w:t>Ω</w:t>
      </w:r>
      <w:r>
        <w:rPr>
          <w:rFonts w:ascii="Times New Roman" w:hAnsi="Times New Roman" w:eastAsia="宋体" w:cs="Times New Roman"/>
          <w:sz w:val="24"/>
          <w:lang w:eastAsia="zh-CN"/>
        </w:rPr>
        <w:t xml:space="preserve"> 与 2k</w:t>
      </w:r>
      <w:r>
        <w:rPr>
          <w:rFonts w:ascii="Times New Roman" w:hAnsi="Times New Roman" w:eastAsia="宋体" w:cs="Times New Roman"/>
          <w:sz w:val="24"/>
        </w:rPr>
        <w:t>Ω</w:t>
      </w:r>
      <w:r>
        <w:rPr>
          <w:rFonts w:ascii="Times New Roman" w:hAnsi="Times New Roman" w:eastAsia="宋体" w:cs="Times New Roman"/>
          <w:sz w:val="24"/>
          <w:lang w:eastAsia="zh-CN"/>
        </w:rPr>
        <w:t xml:space="preserve"> 分压后接入 GPIO26，节点电压约 3.3V；BH1750 走硬件 I2C，ADO 悬空时地址 0x23。水位按空/满两点标定，超声探头垂直朝下并避开约 2cm 盲区。</w:t>
      </w:r>
    </w:p>
    <w:p w14:paraId="1C147C07">
      <w:pPr>
        <w:spacing w:line="240" w:lineRule="auto"/>
        <w:jc w:val="center"/>
        <w:rPr>
          <w:lang w:eastAsia="zh-CN"/>
        </w:rPr>
        <w:pPrChange w:id="108" w:author="Brig" w:date="2026-10-08T15:51:25Z">
          <w:pPr>
            <w:spacing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3087370" cy="2619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rcRect t="18638" b="7507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2619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F687">
      <w:pPr>
        <w:spacing w:before="60" w:after="120" w:line="240" w:lineRule="auto"/>
        <w:jc w:val="center"/>
        <w:rPr>
          <w:rFonts w:hint="eastAsia"/>
          <w:lang w:eastAsia="zh-CN"/>
        </w:rPr>
        <w:pPrChange w:id="109" w:author="Brig" w:date="2026-10-08T15:51:25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  <w:lang w:eastAsia="zh-CN"/>
        </w:rPr>
        <w:t>图3-4  本地传感器阻容接法</w:t>
      </w:r>
    </w:p>
    <w:p w14:paraId="58E6DFA6">
      <w:pPr>
        <w:spacing w:after="0" w:line="360" w:lineRule="auto"/>
        <w:ind w:firstLine="420"/>
        <w:rPr>
          <w:del w:id="110" w:author="Brig" w:date="2026-10-08T15:17:04Z"/>
          <w:lang w:eastAsia="zh-CN"/>
        </w:rPr>
      </w:pPr>
      <w:del w:id="111" w:author="Brig" w:date="2026-10-08T15:17:04Z">
        <w:r>
          <w:rPr>
            <w:rFonts w:ascii="Times New Roman" w:hAnsi="Times New Roman" w:eastAsia="宋体" w:cs="Times New Roman"/>
            <w:sz w:val="24"/>
          </w:rPr>
          <w:delText>TDS 与 pH/ORP 挂在同一条 RS485 差分总线上，主站 UART1（TX17/RX16/DE4），9600 8N1、功能码 03。TDS 固定地址 2，寄存器 0/2 乘 0.01 得 ppm，其 NTC 探头必须接入，否则会按极低温补偿导致读数虚高约 3 倍。</w:delText>
        </w:r>
      </w:del>
      <w:del w:id="112" w:author="Brig" w:date="2026-10-08T15:17:04Z">
        <w:r>
          <w:rPr>
            <w:rFonts w:ascii="Times New Roman" w:hAnsi="Times New Roman" w:eastAsia="宋体" w:cs="Times New Roman"/>
            <w:sz w:val="24"/>
            <w:lang w:eastAsia="zh-CN"/>
          </w:rPr>
          <w:delText>pH 变送器固定地址 3，寄存器 1 为 pH（×0.01），寄存器 9 为 ORP（×0.1 mV）。两从机独立供电，A/B 不得反接，也不得从总线取电；485 适配器 GND 必须与主板共地。</w:delText>
        </w:r>
      </w:del>
    </w:p>
    <w:p w14:paraId="7F5F6EAA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3.4 执行器原理</w:t>
      </w:r>
    </w:p>
    <w:p w14:paraId="0B257A9A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四路继电器为低电平触发：固件上电先把控制脚拉高，触点保持断开。功率回路</w:t>
      </w:r>
      <w:del w:id="113" w:author="Brig" w:date="2026-10-08T15:35:54Z">
        <w:r>
          <w:rPr>
            <w:rFonts w:ascii="Times New Roman" w:hAnsi="Times New Roman" w:eastAsia="宋体" w:cs="Times New Roman"/>
            <w:sz w:val="24"/>
            <w:lang w:eastAsia="zh-CN"/>
          </w:rPr>
          <w:delText>一律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为</w:t>
      </w:r>
      <w:del w:id="114" w:author="Brig" w:date="2026-10-08T15:35:56Z">
        <w:r>
          <w:rPr>
            <w:rFonts w:ascii="Times New Roman" w:hAnsi="Times New Roman" w:eastAsia="宋体" w:cs="Times New Roman"/>
            <w:sz w:val="24"/>
            <w:lang w:eastAsia="zh-CN"/>
          </w:rPr>
          <w:delText>“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电源正极进 COM、NO 出到负载正极、负载负极回电源负极</w:t>
      </w:r>
      <w:del w:id="115" w:author="Brig" w:date="2026-10-08T15:35:59Z">
        <w:r>
          <w:rPr>
            <w:rFonts w:ascii="Times New Roman" w:hAnsi="Times New Roman" w:eastAsia="宋体" w:cs="Times New Roman"/>
            <w:sz w:val="24"/>
            <w:lang w:eastAsia="zh-CN"/>
          </w:rPr>
          <w:delText>”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，与控制侧 5V 隔离。</w:t>
      </w:r>
      <w:del w:id="116" w:author="Brig" w:date="2026-10-08T15:35:32Z">
        <w:r>
          <w:rPr>
            <w:rFonts w:ascii="Times New Roman" w:hAnsi="Times New Roman" w:eastAsia="宋体" w:cs="Times New Roman"/>
            <w:sz w:val="24"/>
            <w:lang w:eastAsia="zh-CN"/>
          </w:rPr>
          <w:delText>补水泵占用 GPIO5（strapping），必须另加 10k</w:delText>
        </w:r>
      </w:del>
      <w:del w:id="117" w:author="Brig" w:date="2026-10-08T15:35:32Z">
        <w:r>
          <w:rPr>
            <w:rFonts w:ascii="Times New Roman" w:hAnsi="Times New Roman" w:eastAsia="宋体" w:cs="Times New Roman"/>
            <w:sz w:val="24"/>
          </w:rPr>
          <w:delText>Ω</w:delText>
        </w:r>
      </w:del>
      <w:del w:id="118" w:author="Brig" w:date="2026-10-08T15:35:32Z">
        <w:r>
          <w:rPr>
            <w:rFonts w:ascii="Times New Roman" w:hAnsi="Times New Roman" w:eastAsia="宋体" w:cs="Times New Roman"/>
            <w:sz w:val="24"/>
            <w:lang w:eastAsia="zh-CN"/>
          </w:rPr>
          <w:delText xml:space="preserve"> 上拉到 3.3V，防止上电误吸合。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CO₂ 电磁阀</w:t>
      </w:r>
      <w:del w:id="119" w:author="Brig" w:date="2026-10-08T15:35:40Z">
        <w:r>
          <w:rPr>
            <w:rFonts w:ascii="Times New Roman" w:hAnsi="Times New Roman" w:eastAsia="宋体" w:cs="Times New Roman"/>
            <w:sz w:val="24"/>
            <w:lang w:eastAsia="zh-CN"/>
          </w:rPr>
          <w:delText xml:space="preserve">由 GPIO33 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驱动 MOS 低边开关，阀负极接模块 OUT−，</w:t>
      </w:r>
      <w:del w:id="120" w:author="Brig" w:date="2026-10-08T15:17:12Z">
        <w:r>
          <w:rPr>
            <w:rFonts w:ascii="Times New Roman" w:hAnsi="Times New Roman" w:eastAsia="宋体" w:cs="Times New Roman"/>
            <w:sz w:val="24"/>
            <w:lang w:eastAsia="zh-CN"/>
          </w:rPr>
          <w:delText>并建议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在感性负载两端加续流二极管。喂食为定时脉冲（默认约 800 ms）</w:t>
      </w:r>
      <w:del w:id="121" w:author="Brig" w:date="2026-10-08T15:17:18Z">
        <w:r>
          <w:rPr>
            <w:rFonts w:ascii="Times New Roman" w:hAnsi="Times New Roman" w:eastAsia="宋体" w:cs="Times New Roman"/>
            <w:sz w:val="24"/>
            <w:lang w:eastAsia="zh-CN"/>
          </w:rPr>
          <w:delText>，对应转盘机构转过一格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，而不是持续通电。</w:t>
      </w:r>
    </w:p>
    <w:p w14:paraId="556AA05A">
      <w:pPr>
        <w:spacing w:before="60" w:after="120" w:line="240" w:lineRule="auto"/>
        <w:jc w:val="center"/>
        <w:rPr>
          <w:sz w:val="21"/>
          <w:lang w:eastAsia="zh-CN"/>
        </w:rPr>
        <w:pPrChange w:id="122" w:author="Brig" w:date="2026-10-08T15:51:21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3002280" cy="2484755"/>
            <wp:effectExtent l="0" t="0" r="762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rcRect t="22402" b="7030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4847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9B01B">
      <w:pPr>
        <w:spacing w:before="60" w:after="120" w:line="240" w:lineRule="auto"/>
        <w:jc w:val="center"/>
        <w:rPr>
          <w:rFonts w:hint="default"/>
          <w:lang w:val="en-US" w:eastAsia="zh-CN"/>
        </w:rPr>
        <w:pPrChange w:id="123" w:author="Brig" w:date="2026-10-08T15:51:21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  <w:lang w:eastAsia="zh-CN"/>
        </w:rPr>
        <w:t xml:space="preserve">图3-5  </w:t>
      </w:r>
      <w:del w:id="124" w:author="Brig" w:date="2026-10-08T15:34:57Z">
        <w:r>
          <w:rPr>
            <w:rFonts w:ascii="Times New Roman" w:hAnsi="Times New Roman" w:eastAsia="宋体" w:cs="Times New Roman"/>
            <w:sz w:val="21"/>
            <w:lang w:eastAsia="zh-CN"/>
          </w:rPr>
          <w:delText>继电器触点与</w:delText>
        </w:r>
      </w:del>
      <w:del w:id="125" w:author="Brig" w:date="2026-10-08T15:17:50Z">
        <w:r>
          <w:rPr>
            <w:rFonts w:hint="default" w:ascii="Times New Roman" w:hAnsi="Times New Roman" w:eastAsia="宋体" w:cs="Times New Roman"/>
            <w:sz w:val="21"/>
            <w:lang w:val="en-US" w:eastAsia="zh-CN"/>
          </w:rPr>
          <w:delText xml:space="preserve"> CO₂ 低边</w:delText>
        </w:r>
      </w:del>
      <w:ins w:id="126" w:author="Brig" w:date="2026-10-08T15:17:53Z">
        <w:r>
          <w:rPr>
            <w:rFonts w:hint="eastAsia" w:cs="Times New Roman"/>
            <w:sz w:val="21"/>
            <w:lang w:val="en-US" w:eastAsia="zh-CN"/>
          </w:rPr>
          <w:t>鱼缸</w:t>
        </w:r>
      </w:ins>
      <w:ins w:id="127" w:author="Brig" w:date="2026-10-08T15:17:54Z">
        <w:r>
          <w:rPr>
            <w:rFonts w:hint="eastAsia" w:cs="Times New Roman"/>
            <w:sz w:val="21"/>
            <w:lang w:val="en-US" w:eastAsia="zh-CN"/>
          </w:rPr>
          <w:t>控制</w:t>
        </w:r>
      </w:ins>
      <w:r>
        <w:rPr>
          <w:rFonts w:ascii="Times New Roman" w:hAnsi="Times New Roman" w:eastAsia="宋体" w:cs="Times New Roman"/>
          <w:sz w:val="21"/>
          <w:lang w:eastAsia="zh-CN"/>
        </w:rPr>
        <w:t>开关</w:t>
      </w:r>
      <w:ins w:id="128" w:author="Brig" w:date="2026-10-08T15:35:04Z">
        <w:r>
          <w:rPr>
            <w:rFonts w:hint="eastAsia" w:cs="Times New Roman"/>
            <w:sz w:val="21"/>
            <w:lang w:val="en-US" w:eastAsia="zh-CN"/>
          </w:rPr>
          <w:t>方案</w:t>
        </w:r>
      </w:ins>
    </w:p>
    <w:p w14:paraId="5055F1D2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3.5 结构装备</w:t>
      </w:r>
      <w:del w:id="129" w:author="Brig" w:date="2026-10-08T15:18:04Z">
        <w:r>
          <w:rPr>
            <w:rFonts w:ascii="Times New Roman" w:hAnsi="Times New Roman" w:eastAsia="黑体" w:cs="Times New Roman"/>
            <w:b/>
            <w:sz w:val="24"/>
            <w:lang w:eastAsia="zh-CN"/>
          </w:rPr>
          <w:delText>（3D 打印件）</w:delText>
        </w:r>
      </w:del>
    </w:p>
    <w:p w14:paraId="0C2AE26E">
      <w:pPr>
        <w:spacing w:after="0" w:line="360" w:lineRule="auto"/>
        <w:ind w:firstLine="420"/>
        <w:rPr>
          <w:lang w:eastAsia="zh-CN"/>
        </w:rPr>
      </w:pPr>
      <w:ins w:id="130" w:author="Brig" w:date="2026-10-08T15:30:10Z">
        <w:r>
          <w:rPr>
            <w:rFonts w:hint="eastAsia" w:cs="Times New Roman"/>
            <w:sz w:val="24"/>
            <w:lang w:val="en-US" w:eastAsia="zh-CN"/>
          </w:rPr>
          <w:t>结构</w:t>
        </w:r>
      </w:ins>
      <w:ins w:id="131" w:author="Brig" w:date="2026-10-08T15:30:11Z">
        <w:r>
          <w:rPr>
            <w:rFonts w:hint="eastAsia" w:cs="Times New Roman"/>
            <w:sz w:val="24"/>
            <w:lang w:val="en-US" w:eastAsia="zh-CN"/>
          </w:rPr>
          <w:t>件</w:t>
        </w:r>
      </w:ins>
      <w:ins w:id="132" w:author="Brig" w:date="2026-10-08T15:30:12Z">
        <w:r>
          <w:rPr>
            <w:rFonts w:hint="eastAsia" w:cs="Times New Roman"/>
            <w:sz w:val="24"/>
            <w:lang w:val="en-US" w:eastAsia="zh-CN"/>
          </w:rPr>
          <w:t>均</w:t>
        </w:r>
      </w:ins>
      <w:ins w:id="133" w:author="Brig" w:date="2026-10-08T15:30:13Z">
        <w:r>
          <w:rPr>
            <w:rFonts w:hint="eastAsia" w:cs="Times New Roman"/>
            <w:sz w:val="24"/>
            <w:lang w:val="en-US" w:eastAsia="zh-CN"/>
          </w:rPr>
          <w:t>由</w:t>
        </w:r>
      </w:ins>
      <w:ins w:id="134" w:author="Brig" w:date="2026-10-08T15:30:17Z">
        <w:r>
          <w:rPr>
            <w:rFonts w:hint="eastAsia" w:cs="Times New Roman"/>
            <w:sz w:val="24"/>
            <w:lang w:val="en-US" w:eastAsia="zh-CN"/>
          </w:rPr>
          <w:t>Blender</w:t>
        </w:r>
      </w:ins>
      <w:ins w:id="135" w:author="Brig" w:date="2026-10-08T15:30:20Z">
        <w:r>
          <w:rPr>
            <w:rFonts w:hint="eastAsia" w:cs="Times New Roman"/>
            <w:sz w:val="24"/>
            <w:lang w:val="en-US" w:eastAsia="zh-CN"/>
          </w:rPr>
          <w:t xml:space="preserve"> 5</w:t>
        </w:r>
      </w:ins>
      <w:ins w:id="136" w:author="Brig" w:date="2026-10-08T15:30:23Z">
        <w:r>
          <w:rPr>
            <w:rFonts w:hint="eastAsia" w:cs="Times New Roman"/>
            <w:sz w:val="24"/>
            <w:lang w:val="en-US" w:eastAsia="zh-CN"/>
          </w:rPr>
          <w:t>.2</w:t>
        </w:r>
      </w:ins>
      <w:ins w:id="137" w:author="Brig" w:date="2026-10-08T15:30:25Z">
        <w:r>
          <w:rPr>
            <w:rFonts w:hint="eastAsia" w:cs="Times New Roman"/>
            <w:sz w:val="24"/>
            <w:lang w:val="en-US" w:eastAsia="zh-CN"/>
          </w:rPr>
          <w:t>设计</w:t>
        </w:r>
      </w:ins>
      <w:ins w:id="138" w:author="Brig" w:date="2026-10-08T15:30:27Z">
        <w:r>
          <w:rPr>
            <w:rFonts w:hint="eastAsia" w:cs="Times New Roman"/>
            <w:sz w:val="24"/>
            <w:lang w:val="en-US" w:eastAsia="zh-CN"/>
          </w:rPr>
          <w:t>，</w:t>
        </w:r>
      </w:ins>
      <w:ins w:id="139" w:author="Brig" w:date="2026-10-08T15:30:47Z">
        <w:r>
          <w:rPr>
            <w:rFonts w:hint="eastAsia" w:cs="Times New Roman"/>
            <w:sz w:val="24"/>
            <w:lang w:val="en-US" w:eastAsia="zh-CN"/>
          </w:rPr>
          <w:t>通过</w:t>
        </w:r>
      </w:ins>
      <w:ins w:id="140" w:author="Brig" w:date="2026-10-08T15:30:28Z">
        <w:r>
          <w:rPr>
            <w:rFonts w:hint="eastAsia" w:cs="Times New Roman"/>
            <w:sz w:val="24"/>
            <w:lang w:val="en-US" w:eastAsia="zh-CN"/>
          </w:rPr>
          <w:t>3</w:t>
        </w:r>
      </w:ins>
      <w:ins w:id="141" w:author="Brig" w:date="2026-10-08T15:30:30Z">
        <w:r>
          <w:rPr>
            <w:rFonts w:hint="eastAsia" w:cs="Times New Roman"/>
            <w:sz w:val="24"/>
            <w:lang w:val="en-US" w:eastAsia="zh-CN"/>
          </w:rPr>
          <w:t>D</w:t>
        </w:r>
      </w:ins>
      <w:ins w:id="142" w:author="Brig" w:date="2026-10-08T15:30:32Z">
        <w:r>
          <w:rPr>
            <w:rFonts w:hint="eastAsia" w:cs="Times New Roman"/>
            <w:sz w:val="24"/>
            <w:lang w:val="en-US" w:eastAsia="zh-CN"/>
          </w:rPr>
          <w:t>打印</w:t>
        </w:r>
      </w:ins>
      <w:del w:id="143" w:author="Brig" w:date="2026-10-08T15:30:44Z">
        <w:r>
          <w:rPr>
            <w:rFonts w:ascii="Times New Roman" w:hAnsi="Times New Roman" w:eastAsia="宋体" w:cs="Times New Roman"/>
            <w:sz w:val="24"/>
            <w:lang w:eastAsia="zh-CN"/>
          </w:rPr>
          <w:delText>电子模块装入防水盒</w:delText>
        </w:r>
      </w:del>
      <w:del w:id="144" w:author="Brig" w:date="2026-10-08T15:30:50Z">
        <w:r>
          <w:rPr>
            <w:rFonts w:ascii="Times New Roman" w:hAnsi="Times New Roman" w:eastAsia="宋体" w:cs="Times New Roman"/>
            <w:sz w:val="24"/>
            <w:lang w:eastAsia="zh-CN"/>
          </w:rPr>
          <w:delText>，</w:delText>
        </w:r>
      </w:del>
      <w:ins w:id="145" w:author="Brig" w:date="2026-10-08T15:30:51Z">
        <w:r>
          <w:rPr>
            <w:rFonts w:hint="eastAsia" w:cs="Times New Roman"/>
            <w:sz w:val="24"/>
            <w:lang w:eastAsia="zh-CN"/>
          </w:rPr>
          <w:t>。</w:t>
        </w:r>
      </w:ins>
      <w:r>
        <w:rPr>
          <w:rFonts w:ascii="Times New Roman" w:hAnsi="Times New Roman" w:eastAsia="宋体" w:cs="Times New Roman"/>
          <w:sz w:val="24"/>
          <w:lang w:eastAsia="zh-CN"/>
        </w:rPr>
        <w:t>探头与摄像头用 3D 打印件固定在缸沿</w:t>
      </w:r>
      <w:del w:id="146" w:author="Brig" w:date="2026-10-08T15:18:10Z">
        <w:r>
          <w:rPr>
            <w:rFonts w:ascii="Times New Roman" w:hAnsi="Times New Roman" w:eastAsia="宋体" w:cs="Times New Roman"/>
            <w:sz w:val="24"/>
            <w:lang w:eastAsia="zh-CN"/>
          </w:rPr>
          <w:delText>，经 PG12 出线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。探头支架为倒 L 加整体 H 夹：上横板高于缸沿，下横板伸入水中导向，四孔分别对应水温、TDS、pH 与 pH 温补。超声支架把 HC-SR04 吊在横板下方，声波垂直向下。喂食器为</w:t>
      </w:r>
      <w:del w:id="147" w:author="Brig" w:date="2026-10-08T15:18:20Z">
        <w:r>
          <w:rPr>
            <w:rFonts w:ascii="Times New Roman" w:hAnsi="Times New Roman" w:eastAsia="宋体" w:cs="Times New Roman"/>
            <w:sz w:val="24"/>
            <w:lang w:eastAsia="zh-CN"/>
          </w:rPr>
          <w:delText xml:space="preserve"> 8 格水平转盘加低速直流电机，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一次继电器脉冲对应一格落料。摄像头、光照模块与密封件另有独立外壳与挂架。</w:t>
      </w:r>
    </w:p>
    <w:p w14:paraId="3DB16D4E">
      <w:pPr>
        <w:spacing w:line="240" w:lineRule="auto"/>
        <w:jc w:val="center"/>
        <w:rPr>
          <w:ins w:id="149" w:author="Brig" w:date="2026-10-08T15:43:24Z"/>
        </w:rPr>
        <w:pPrChange w:id="148" w:author="Brig" w:date="2026-10-08T15:51:16Z">
          <w:pPr>
            <w:spacing w:line="360" w:lineRule="auto"/>
            <w:jc w:val="center"/>
          </w:pPr>
        </w:pPrChange>
      </w:pPr>
      <w:ins w:id="150" w:author="Brig" w:date="2026-10-08T15:42:22Z">
        <w:r>
          <w:rPr/>
          <w:drawing>
            <wp:inline distT="0" distB="0" distL="114300" distR="114300">
              <wp:extent cx="1505585" cy="1080135"/>
              <wp:effectExtent l="0" t="0" r="18415" b="5715"/>
              <wp:docPr id="11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图片 1"/>
                      <pic:cNvPicPr>
                        <a:picLocks noChangeAspect="1"/>
                      </pic:cNvPicPr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05585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ins w:id="152" w:author="Brig" w:date="2026-10-08T15:38:51Z">
        <w:r>
          <w:rPr>
            <w:rFonts w:hint="eastAsia"/>
            <w:lang w:val="en-US" w:eastAsia="zh-CN"/>
          </w:rPr>
          <w:t xml:space="preserve"> </w:t>
        </w:r>
      </w:ins>
      <w:ins w:id="153" w:author="Brig" w:date="2026-10-08T15:40:32Z">
        <w:r>
          <w:rPr/>
          <w:drawing>
            <wp:inline distT="0" distB="0" distL="114300" distR="114300">
              <wp:extent cx="1463675" cy="1080135"/>
              <wp:effectExtent l="0" t="0" r="3175" b="5715"/>
              <wp:docPr id="13" name="图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图片 2"/>
                      <pic:cNvPicPr>
                        <a:picLocks noChangeAspect="1"/>
                      </pic:cNvPicPr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3675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ins w:id="155" w:author="Brig" w:date="2026-10-08T15:42:25Z">
        <w:r>
          <w:rPr>
            <w:rFonts w:hint="eastAsia"/>
            <w:lang w:val="en-US" w:eastAsia="zh-CN"/>
          </w:rPr>
          <w:t xml:space="preserve"> </w:t>
        </w:r>
      </w:ins>
      <w:ins w:id="156" w:author="Brig" w:date="2026-10-08T15:42:20Z">
        <w:r>
          <w:rPr/>
          <w:drawing>
            <wp:inline distT="0" distB="0" distL="114300" distR="114300">
              <wp:extent cx="1146175" cy="1080135"/>
              <wp:effectExtent l="0" t="0" r="15875" b="5715"/>
              <wp:docPr id="14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图片 3"/>
                      <pic:cNvPicPr>
                        <a:picLocks noChangeAspect="1"/>
                      </pic:cNvPicPr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6175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ins w:id="158" w:author="Brig" w:date="2026-10-08T15:43:11Z">
        <w:r>
          <w:rPr/>
          <w:drawing>
            <wp:inline distT="0" distB="0" distL="114300" distR="114300">
              <wp:extent cx="575945" cy="1080135"/>
              <wp:effectExtent l="0" t="0" r="14605" b="5715"/>
              <wp:docPr id="16" name="图片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图片 4"/>
                      <pic:cNvPicPr>
                        <a:picLocks noChangeAspect="1"/>
                      </pic:cNvPicPr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945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8B21D61">
      <w:pPr>
        <w:spacing w:line="240" w:lineRule="auto"/>
        <w:jc w:val="center"/>
        <w:rPr>
          <w:lang w:eastAsia="zh-CN"/>
        </w:rPr>
        <w:pPrChange w:id="160" w:author="Brig" w:date="2026-10-08T15:51:16Z">
          <w:pPr>
            <w:spacing w:line="360" w:lineRule="auto"/>
            <w:jc w:val="center"/>
          </w:pPr>
        </w:pPrChange>
      </w:pPr>
      <w:ins w:id="161" w:author="Brig" w:date="2026-10-08T15:44:11Z">
        <w:r>
          <w:rPr/>
          <w:drawing>
            <wp:inline distT="0" distB="0" distL="114300" distR="114300">
              <wp:extent cx="580390" cy="1080135"/>
              <wp:effectExtent l="0" t="0" r="10160" b="5715"/>
              <wp:docPr id="17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图片 5"/>
                      <pic:cNvPicPr>
                        <a:picLocks noChangeAspect="1"/>
                      </pic:cNvPicPr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0390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ins w:id="163" w:author="Brig" w:date="2026-10-08T15:44:24Z">
        <w:r>
          <w:rPr>
            <w:rFonts w:hint="eastAsia"/>
            <w:lang w:val="en-US" w:eastAsia="zh-CN"/>
          </w:rPr>
          <w:t xml:space="preserve"> </w:t>
        </w:r>
      </w:ins>
      <w:ins w:id="164" w:author="Brig" w:date="2026-10-08T15:45:12Z">
        <w:r>
          <w:rPr/>
          <w:drawing>
            <wp:inline distT="0" distB="0" distL="114300" distR="114300">
              <wp:extent cx="1248410" cy="1080135"/>
              <wp:effectExtent l="0" t="0" r="8890" b="5715"/>
              <wp:docPr id="18" name="图片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图片 6"/>
                      <pic:cNvPicPr>
                        <a:picLocks noChangeAspect="1"/>
                      </pic:cNvPicPr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8410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ins w:id="166" w:author="Brig" w:date="2026-10-08T15:45:19Z">
        <w:r>
          <w:rPr>
            <w:rFonts w:hint="eastAsia"/>
            <w:lang w:val="en-US" w:eastAsia="zh-CN"/>
          </w:rPr>
          <w:t xml:space="preserve"> </w:t>
        </w:r>
      </w:ins>
      <w:ins w:id="167" w:author="Brig" w:date="2026-10-08T15:46:57Z">
        <w:r>
          <w:rPr/>
          <w:drawing>
            <wp:inline distT="0" distB="0" distL="114300" distR="114300">
              <wp:extent cx="1442720" cy="1080135"/>
              <wp:effectExtent l="0" t="0" r="5080" b="5715"/>
              <wp:docPr id="19" name="图片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图片 7"/>
                      <pic:cNvPicPr>
                        <a:picLocks noChangeAspect="1"/>
                      </pic:cNvPicPr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2720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del w:id="169" w:author="Brig" w:date="2026-10-08T15:28:45Z">
        <w:r>
          <w:rPr>
            <w:rFonts w:ascii="Times New Roman" w:hAnsi="Times New Roman" w:eastAsia="宋体" w:cs="Times New Roman"/>
            <w:sz w:val="24"/>
          </w:rPr>
          <w:drawing>
            <wp:inline distT="0" distB="0" distL="0" distR="0">
              <wp:extent cx="4594225" cy="4751705"/>
              <wp:effectExtent l="0" t="0" r="8890" b="7620"/>
              <wp:docPr id="10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Picture 10"/>
                      <pic:cNvPicPr>
                        <a:picLocks noChangeAspect="1"/>
                      </pic:cNvPicPr>
                    </pic:nvPicPr>
                    <pic:blipFill>
                      <a:blip r:embed="rId27"/>
                      <a:srcRect b="1215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4526" cy="4752000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4E4021C2">
      <w:pPr>
        <w:spacing w:before="60" w:after="120" w:line="240" w:lineRule="auto"/>
        <w:jc w:val="center"/>
        <w:rPr>
          <w:ins w:id="172" w:author="Brig" w:date="2026-10-08T15:48:50Z"/>
          <w:rFonts w:hint="eastAsia" w:cs="Times New Roman"/>
          <w:sz w:val="21"/>
          <w:lang w:val="en-US" w:eastAsia="zh-CN"/>
        </w:rPr>
        <w:pPrChange w:id="171" w:author="Brig" w:date="2026-10-08T15:49:22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  <w:lang w:eastAsia="zh-CN"/>
        </w:rPr>
        <w:t xml:space="preserve">图3-6  </w:t>
      </w:r>
      <w:ins w:id="173" w:author="Brig" w:date="2026-10-08T15:29:33Z">
        <w:r>
          <w:rPr>
            <w:rFonts w:hint="eastAsia" w:cs="Times New Roman"/>
            <w:sz w:val="21"/>
            <w:lang w:val="en-US" w:eastAsia="zh-CN"/>
          </w:rPr>
          <w:t>3</w:t>
        </w:r>
      </w:ins>
      <w:ins w:id="174" w:author="Brig" w:date="2026-10-08T15:29:35Z">
        <w:r>
          <w:rPr>
            <w:rFonts w:hint="eastAsia" w:cs="Times New Roman"/>
            <w:sz w:val="21"/>
            <w:lang w:val="en-US" w:eastAsia="zh-CN"/>
          </w:rPr>
          <w:t>D</w:t>
        </w:r>
      </w:ins>
      <w:del w:id="175" w:author="Brig" w:date="2026-10-08T15:29:23Z">
        <w:r>
          <w:rPr>
            <w:rFonts w:ascii="Times New Roman" w:hAnsi="Times New Roman" w:eastAsia="宋体" w:cs="Times New Roman"/>
            <w:sz w:val="21"/>
            <w:lang w:eastAsia="zh-CN"/>
          </w:rPr>
          <w:delText>三类</w:delText>
        </w:r>
      </w:del>
      <w:del w:id="176" w:author="Brig" w:date="2026-10-08T15:18:31Z">
        <w:r>
          <w:rPr>
            <w:rFonts w:ascii="Times New Roman" w:hAnsi="Times New Roman" w:eastAsia="宋体" w:cs="Times New Roman"/>
            <w:sz w:val="21"/>
            <w:lang w:eastAsia="zh-CN"/>
          </w:rPr>
          <w:delText>关键</w:delText>
        </w:r>
      </w:del>
      <w:r>
        <w:rPr>
          <w:rFonts w:ascii="Times New Roman" w:hAnsi="Times New Roman" w:eastAsia="宋体" w:cs="Times New Roman"/>
          <w:sz w:val="21"/>
          <w:lang w:eastAsia="zh-CN"/>
        </w:rPr>
        <w:t>结构件</w:t>
      </w:r>
      <w:del w:id="177" w:author="Brig" w:date="2026-10-08T15:29:28Z">
        <w:r>
          <w:rPr>
            <w:rFonts w:hint="default" w:ascii="Times New Roman" w:hAnsi="Times New Roman" w:eastAsia="宋体" w:cs="Times New Roman"/>
            <w:sz w:val="21"/>
            <w:lang w:val="en-US" w:eastAsia="zh-CN"/>
          </w:rPr>
          <w:delText>尺寸原理</w:delText>
        </w:r>
      </w:del>
      <w:ins w:id="178" w:author="Brig" w:date="2026-10-08T15:29:31Z">
        <w:r>
          <w:rPr>
            <w:rFonts w:hint="eastAsia" w:cs="Times New Roman"/>
            <w:sz w:val="21"/>
            <w:lang w:val="en-US" w:eastAsia="zh-CN"/>
          </w:rPr>
          <w:t>示意</w:t>
        </w:r>
      </w:ins>
      <w:ins w:id="179" w:author="Brig" w:date="2026-10-08T15:47:27Z">
        <w:r>
          <w:rPr>
            <w:rFonts w:hint="eastAsia" w:cs="Times New Roman"/>
            <w:sz w:val="21"/>
            <w:lang w:val="en-US" w:eastAsia="zh-CN"/>
          </w:rPr>
          <w:t xml:space="preserve"> </w:t>
        </w:r>
      </w:ins>
    </w:p>
    <w:p w14:paraId="68B4F256">
      <w:pPr>
        <w:spacing w:before="60" w:after="120" w:line="360" w:lineRule="auto"/>
        <w:jc w:val="center"/>
        <w:rPr>
          <w:del w:id="180" w:author="Brig" w:date="2026-10-08T15:58:31Z"/>
          <w:rFonts w:hint="default"/>
          <w:sz w:val="21"/>
          <w:szCs w:val="20"/>
          <w:lang w:val="en-US" w:eastAsia="zh-CN"/>
          <w:rPrChange w:id="181" w:author="Brig" w:date="2026-10-08T15:49:17Z">
            <w:rPr>
              <w:del w:id="182" w:author="Brig" w:date="2026-10-08T15:58:31Z"/>
              <w:rFonts w:hint="default"/>
              <w:lang w:val="en-US" w:eastAsia="zh-CN"/>
            </w:rPr>
          </w:rPrChange>
        </w:rPr>
      </w:pPr>
      <w:ins w:id="183" w:author="Brig" w:date="2026-10-08T15:47:28Z">
        <w:r>
          <w:rPr>
            <w:rFonts w:hint="eastAsia" w:cs="Times New Roman"/>
            <w:sz w:val="18"/>
            <w:szCs w:val="20"/>
            <w:lang w:val="en-US" w:eastAsia="zh-CN"/>
            <w:rPrChange w:id="184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（</w:t>
        </w:r>
      </w:ins>
      <w:ins w:id="186" w:author="Brig" w:date="2026-10-08T15:48:54Z">
        <w:r>
          <w:rPr>
            <w:rFonts w:hint="eastAsia" w:cs="Times New Roman"/>
            <w:sz w:val="18"/>
            <w:szCs w:val="20"/>
            <w:lang w:val="en-US" w:eastAsia="zh-CN"/>
            <w:rPrChange w:id="187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上</w:t>
        </w:r>
      </w:ins>
      <w:ins w:id="189" w:author="Brig" w:date="2026-10-08T15:48:56Z">
        <w:r>
          <w:rPr>
            <w:rFonts w:hint="eastAsia" w:cs="Times New Roman"/>
            <w:sz w:val="18"/>
            <w:szCs w:val="20"/>
            <w:lang w:val="en-US" w:eastAsia="zh-CN"/>
            <w:rPrChange w:id="190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：</w:t>
        </w:r>
      </w:ins>
      <w:ins w:id="192" w:author="Brig" w:date="2026-10-08T15:47:33Z">
        <w:r>
          <w:rPr>
            <w:rFonts w:hint="eastAsia" w:cs="Times New Roman"/>
            <w:sz w:val="18"/>
            <w:szCs w:val="20"/>
            <w:lang w:val="en-US" w:eastAsia="zh-CN"/>
            <w:rPrChange w:id="193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光</w:t>
        </w:r>
      </w:ins>
      <w:ins w:id="195" w:author="Brig" w:date="2026-10-08T15:47:35Z">
        <w:r>
          <w:rPr>
            <w:rFonts w:hint="eastAsia" w:cs="Times New Roman"/>
            <w:sz w:val="18"/>
            <w:szCs w:val="20"/>
            <w:lang w:val="en-US" w:eastAsia="zh-CN"/>
            <w:rPrChange w:id="196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传感器</w:t>
        </w:r>
      </w:ins>
      <w:ins w:id="198" w:author="Brig" w:date="2026-10-08T15:47:36Z">
        <w:r>
          <w:rPr>
            <w:rFonts w:hint="eastAsia" w:cs="Times New Roman"/>
            <w:sz w:val="18"/>
            <w:szCs w:val="20"/>
            <w:lang w:val="en-US" w:eastAsia="zh-CN"/>
            <w:rPrChange w:id="199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外</w:t>
        </w:r>
      </w:ins>
      <w:ins w:id="201" w:author="Brig" w:date="2026-10-08T15:47:37Z">
        <w:r>
          <w:rPr>
            <w:rFonts w:hint="eastAsia" w:cs="Times New Roman"/>
            <w:sz w:val="18"/>
            <w:szCs w:val="20"/>
            <w:lang w:val="en-US" w:eastAsia="zh-CN"/>
            <w:rPrChange w:id="202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壳</w:t>
        </w:r>
      </w:ins>
      <w:ins w:id="204" w:author="Brig" w:date="2026-10-08T15:47:39Z">
        <w:r>
          <w:rPr>
            <w:rFonts w:hint="eastAsia" w:cs="Times New Roman"/>
            <w:sz w:val="18"/>
            <w:szCs w:val="20"/>
            <w:lang w:val="en-US" w:eastAsia="zh-CN"/>
            <w:rPrChange w:id="205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、</w:t>
        </w:r>
      </w:ins>
      <w:ins w:id="207" w:author="Brig" w:date="2026-10-08T15:47:43Z">
        <w:r>
          <w:rPr>
            <w:rFonts w:hint="eastAsia" w:cs="Times New Roman"/>
            <w:sz w:val="18"/>
            <w:szCs w:val="20"/>
            <w:lang w:val="en-US" w:eastAsia="zh-CN"/>
            <w:rPrChange w:id="208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摄像头</w:t>
        </w:r>
      </w:ins>
      <w:ins w:id="210" w:author="Brig" w:date="2026-10-08T15:47:48Z">
        <w:r>
          <w:rPr>
            <w:rFonts w:hint="eastAsia" w:cs="Times New Roman"/>
            <w:sz w:val="18"/>
            <w:szCs w:val="20"/>
            <w:lang w:val="en-US" w:eastAsia="zh-CN"/>
            <w:rPrChange w:id="211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外壳</w:t>
        </w:r>
      </w:ins>
      <w:ins w:id="213" w:author="Brig" w:date="2026-10-08T15:47:49Z">
        <w:r>
          <w:rPr>
            <w:rFonts w:hint="eastAsia" w:cs="Times New Roman"/>
            <w:sz w:val="18"/>
            <w:szCs w:val="20"/>
            <w:lang w:val="en-US" w:eastAsia="zh-CN"/>
            <w:rPrChange w:id="214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、</w:t>
        </w:r>
      </w:ins>
      <w:ins w:id="216" w:author="Brig" w:date="2026-10-08T15:47:51Z">
        <w:r>
          <w:rPr>
            <w:rFonts w:hint="eastAsia" w:cs="Times New Roman"/>
            <w:sz w:val="18"/>
            <w:szCs w:val="20"/>
            <w:lang w:val="en-US" w:eastAsia="zh-CN"/>
            <w:rPrChange w:id="217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传感</w:t>
        </w:r>
      </w:ins>
      <w:ins w:id="219" w:author="Brig" w:date="2026-10-08T15:47:52Z">
        <w:r>
          <w:rPr>
            <w:rFonts w:hint="eastAsia" w:cs="Times New Roman"/>
            <w:sz w:val="18"/>
            <w:szCs w:val="20"/>
            <w:lang w:val="en-US" w:eastAsia="zh-CN"/>
            <w:rPrChange w:id="220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器</w:t>
        </w:r>
      </w:ins>
      <w:ins w:id="222" w:author="Brig" w:date="2026-10-08T15:47:53Z">
        <w:r>
          <w:rPr>
            <w:rFonts w:hint="eastAsia" w:cs="Times New Roman"/>
            <w:sz w:val="18"/>
            <w:szCs w:val="20"/>
            <w:lang w:val="en-US" w:eastAsia="zh-CN"/>
            <w:rPrChange w:id="223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支架、</w:t>
        </w:r>
      </w:ins>
      <w:ins w:id="225" w:author="Brig" w:date="2026-10-08T15:47:56Z">
        <w:r>
          <w:rPr>
            <w:rFonts w:hint="eastAsia" w:cs="Times New Roman"/>
            <w:sz w:val="18"/>
            <w:szCs w:val="20"/>
            <w:lang w:val="en-US" w:eastAsia="zh-CN"/>
            <w:rPrChange w:id="226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TDS</w:t>
        </w:r>
      </w:ins>
      <w:ins w:id="228" w:author="Brig" w:date="2026-10-08T15:47:58Z">
        <w:r>
          <w:rPr>
            <w:rFonts w:hint="eastAsia" w:cs="Times New Roman"/>
            <w:sz w:val="18"/>
            <w:szCs w:val="20"/>
            <w:lang w:val="en-US" w:eastAsia="zh-CN"/>
            <w:rPrChange w:id="229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支</w:t>
        </w:r>
      </w:ins>
      <w:ins w:id="231" w:author="Brig" w:date="2026-10-08T15:47:59Z">
        <w:r>
          <w:rPr>
            <w:rFonts w:hint="eastAsia" w:cs="Times New Roman"/>
            <w:sz w:val="18"/>
            <w:szCs w:val="20"/>
            <w:lang w:val="en-US" w:eastAsia="zh-CN"/>
            <w:rPrChange w:id="232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架</w:t>
        </w:r>
      </w:ins>
      <w:ins w:id="234" w:author="Brig" w:date="2026-10-08T15:49:03Z">
        <w:r>
          <w:rPr>
            <w:rFonts w:hint="eastAsia" w:cs="Times New Roman"/>
            <w:sz w:val="18"/>
            <w:szCs w:val="20"/>
            <w:lang w:val="en-US" w:eastAsia="zh-CN"/>
            <w:rPrChange w:id="235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；</w:t>
        </w:r>
      </w:ins>
      <w:ins w:id="237" w:author="Brig" w:date="2026-10-08T15:49:04Z">
        <w:r>
          <w:rPr>
            <w:rFonts w:hint="eastAsia" w:cs="Times New Roman"/>
            <w:sz w:val="18"/>
            <w:szCs w:val="20"/>
            <w:lang w:val="en-US" w:eastAsia="zh-CN"/>
            <w:rPrChange w:id="238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下</w:t>
        </w:r>
      </w:ins>
      <w:ins w:id="240" w:author="Brig" w:date="2026-10-08T15:49:05Z">
        <w:r>
          <w:rPr>
            <w:rFonts w:hint="eastAsia" w:cs="Times New Roman"/>
            <w:sz w:val="18"/>
            <w:szCs w:val="20"/>
            <w:lang w:val="en-US" w:eastAsia="zh-CN"/>
            <w:rPrChange w:id="241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：</w:t>
        </w:r>
      </w:ins>
      <w:ins w:id="243" w:author="Brig" w:date="2026-10-08T15:48:05Z">
        <w:r>
          <w:rPr>
            <w:rFonts w:hint="eastAsia" w:cs="Times New Roman"/>
            <w:sz w:val="18"/>
            <w:szCs w:val="20"/>
            <w:lang w:val="en-US" w:eastAsia="zh-CN"/>
            <w:rPrChange w:id="244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摄像头</w:t>
        </w:r>
      </w:ins>
      <w:ins w:id="246" w:author="Brig" w:date="2026-10-08T15:48:07Z">
        <w:r>
          <w:rPr>
            <w:rFonts w:hint="eastAsia" w:cs="Times New Roman"/>
            <w:sz w:val="18"/>
            <w:szCs w:val="20"/>
            <w:lang w:val="en-US" w:eastAsia="zh-CN"/>
            <w:rPrChange w:id="247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鱼</w:t>
        </w:r>
      </w:ins>
      <w:ins w:id="249" w:author="Brig" w:date="2026-10-08T15:48:08Z">
        <w:r>
          <w:rPr>
            <w:rFonts w:hint="eastAsia" w:cs="Times New Roman"/>
            <w:sz w:val="18"/>
            <w:szCs w:val="20"/>
            <w:lang w:val="en-US" w:eastAsia="zh-CN"/>
            <w:rPrChange w:id="250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缸</w:t>
        </w:r>
      </w:ins>
      <w:ins w:id="252" w:author="Brig" w:date="2026-10-08T15:48:10Z">
        <w:r>
          <w:rPr>
            <w:rFonts w:hint="eastAsia" w:cs="Times New Roman"/>
            <w:sz w:val="18"/>
            <w:szCs w:val="20"/>
            <w:lang w:val="en-US" w:eastAsia="zh-CN"/>
            <w:rPrChange w:id="253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挂</w:t>
        </w:r>
      </w:ins>
      <w:ins w:id="255" w:author="Brig" w:date="2026-10-08T15:48:11Z">
        <w:r>
          <w:rPr>
            <w:rFonts w:hint="eastAsia" w:cs="Times New Roman"/>
            <w:sz w:val="18"/>
            <w:szCs w:val="20"/>
            <w:lang w:val="en-US" w:eastAsia="zh-CN"/>
            <w:rPrChange w:id="256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架</w:t>
        </w:r>
      </w:ins>
      <w:ins w:id="258" w:author="Brig" w:date="2026-10-08T15:48:12Z">
        <w:r>
          <w:rPr>
            <w:rFonts w:hint="eastAsia" w:cs="Times New Roman"/>
            <w:sz w:val="18"/>
            <w:szCs w:val="20"/>
            <w:lang w:val="en-US" w:eastAsia="zh-CN"/>
            <w:rPrChange w:id="259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、</w:t>
        </w:r>
      </w:ins>
      <w:ins w:id="261" w:author="Brig" w:date="2026-10-08T15:48:18Z">
        <w:r>
          <w:rPr>
            <w:rFonts w:hint="eastAsia" w:cs="Times New Roman"/>
            <w:sz w:val="18"/>
            <w:szCs w:val="20"/>
            <w:lang w:val="en-US" w:eastAsia="zh-CN"/>
            <w:rPrChange w:id="262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超声</w:t>
        </w:r>
      </w:ins>
      <w:ins w:id="264" w:author="Brig" w:date="2026-10-08T15:48:20Z">
        <w:r>
          <w:rPr>
            <w:rFonts w:hint="eastAsia" w:cs="Times New Roman"/>
            <w:sz w:val="18"/>
            <w:szCs w:val="20"/>
            <w:lang w:val="en-US" w:eastAsia="zh-CN"/>
            <w:rPrChange w:id="265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波</w:t>
        </w:r>
      </w:ins>
      <w:ins w:id="267" w:author="Brig" w:date="2026-10-08T15:48:23Z">
        <w:r>
          <w:rPr>
            <w:rFonts w:hint="eastAsia" w:cs="Times New Roman"/>
            <w:sz w:val="18"/>
            <w:szCs w:val="20"/>
            <w:lang w:val="en-US" w:eastAsia="zh-CN"/>
            <w:rPrChange w:id="268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传感器</w:t>
        </w:r>
      </w:ins>
      <w:ins w:id="270" w:author="Brig" w:date="2026-10-08T15:48:26Z">
        <w:r>
          <w:rPr>
            <w:rFonts w:hint="eastAsia" w:cs="Times New Roman"/>
            <w:sz w:val="18"/>
            <w:szCs w:val="20"/>
            <w:lang w:val="en-US" w:eastAsia="zh-CN"/>
            <w:rPrChange w:id="271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支架、</w:t>
        </w:r>
      </w:ins>
      <w:ins w:id="273" w:author="Brig" w:date="2026-10-08T15:48:30Z">
        <w:r>
          <w:rPr>
            <w:rFonts w:hint="eastAsia" w:cs="Times New Roman"/>
            <w:sz w:val="18"/>
            <w:szCs w:val="20"/>
            <w:lang w:val="en-US" w:eastAsia="zh-CN"/>
            <w:rPrChange w:id="274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pH</w:t>
        </w:r>
      </w:ins>
      <w:ins w:id="276" w:author="Brig" w:date="2026-10-08T15:48:38Z">
        <w:r>
          <w:rPr>
            <w:rFonts w:hint="eastAsia" w:cs="Times New Roman"/>
            <w:sz w:val="18"/>
            <w:szCs w:val="20"/>
            <w:lang w:val="en-US" w:eastAsia="zh-CN"/>
            <w:rPrChange w:id="277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变</w:t>
        </w:r>
      </w:ins>
      <w:ins w:id="279" w:author="Brig" w:date="2026-10-08T15:48:39Z">
        <w:r>
          <w:rPr>
            <w:rFonts w:hint="eastAsia" w:cs="Times New Roman"/>
            <w:sz w:val="18"/>
            <w:szCs w:val="20"/>
            <w:lang w:val="en-US" w:eastAsia="zh-CN"/>
            <w:rPrChange w:id="280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送器</w:t>
        </w:r>
      </w:ins>
      <w:ins w:id="282" w:author="Brig" w:date="2026-10-08T15:48:44Z">
        <w:r>
          <w:rPr>
            <w:rFonts w:hint="eastAsia" w:cs="Times New Roman"/>
            <w:sz w:val="18"/>
            <w:szCs w:val="20"/>
            <w:lang w:val="en-US" w:eastAsia="zh-CN"/>
            <w:rPrChange w:id="283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防</w:t>
        </w:r>
      </w:ins>
      <w:ins w:id="285" w:author="Brig" w:date="2026-10-08T15:48:45Z">
        <w:r>
          <w:rPr>
            <w:rFonts w:hint="eastAsia" w:cs="Times New Roman"/>
            <w:sz w:val="18"/>
            <w:szCs w:val="20"/>
            <w:lang w:val="en-US" w:eastAsia="zh-CN"/>
            <w:rPrChange w:id="286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水</w:t>
        </w:r>
      </w:ins>
      <w:ins w:id="288" w:author="Brig" w:date="2026-10-08T15:48:41Z">
        <w:r>
          <w:rPr>
            <w:rFonts w:hint="eastAsia" w:cs="Times New Roman"/>
            <w:sz w:val="18"/>
            <w:szCs w:val="20"/>
            <w:lang w:val="en-US" w:eastAsia="zh-CN"/>
            <w:rPrChange w:id="289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外</w:t>
        </w:r>
      </w:ins>
      <w:ins w:id="291" w:author="Brig" w:date="2026-10-08T15:48:42Z">
        <w:r>
          <w:rPr>
            <w:rFonts w:hint="eastAsia" w:cs="Times New Roman"/>
            <w:sz w:val="18"/>
            <w:szCs w:val="20"/>
            <w:lang w:val="en-US" w:eastAsia="zh-CN"/>
            <w:rPrChange w:id="292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壳</w:t>
        </w:r>
      </w:ins>
      <w:ins w:id="294" w:author="Brig" w:date="2026-10-08T15:47:28Z">
        <w:r>
          <w:rPr>
            <w:rFonts w:hint="eastAsia" w:cs="Times New Roman"/>
            <w:sz w:val="18"/>
            <w:szCs w:val="20"/>
            <w:lang w:val="en-US" w:eastAsia="zh-CN"/>
            <w:rPrChange w:id="295" w:author="Brig" w:date="2026-10-08T15:49:17Z">
              <w:rPr>
                <w:rFonts w:hint="eastAsia" w:cs="Times New Roman"/>
                <w:sz w:val="21"/>
                <w:lang w:val="en-US" w:eastAsia="zh-CN"/>
              </w:rPr>
            </w:rPrChange>
          </w:rPr>
          <w:t>）</w:t>
        </w:r>
      </w:ins>
    </w:p>
    <w:p w14:paraId="68B4F256">
      <w:pPr>
        <w:spacing w:before="60" w:after="120" w:line="360" w:lineRule="auto"/>
        <w:jc w:val="center"/>
        <w:rPr>
          <w:rFonts w:hint="eastAsia"/>
          <w:lang w:eastAsia="zh-CN"/>
        </w:rPr>
        <w:pPrChange w:id="297" w:author="Brig" w:date="2026-10-08T15:58:31Z">
          <w:pPr>
            <w:spacing w:line="360" w:lineRule="auto"/>
            <w:jc w:val="center"/>
          </w:pPr>
        </w:pPrChange>
      </w:pPr>
    </w:p>
    <w:p w14:paraId="141DF5E5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3.6 云边协同</w:t>
      </w:r>
    </w:p>
    <w:p w14:paraId="5C6F1BFF">
      <w:pPr>
        <w:spacing w:after="0" w:line="360" w:lineRule="auto"/>
        <w:ind w:firstLine="420"/>
        <w:rPr>
          <w:del w:id="298" w:author="Brig" w:date="2026-10-08T12:11:26Z"/>
          <w:lang w:eastAsia="zh-CN"/>
        </w:rPr>
      </w:pPr>
      <w:del w:id="299" w:author="Brig" w:date="2026-10-08T12:11:26Z">
        <w:r>
          <w:rPr>
            <w:lang w:eastAsia="zh-CN"/>
          </w:rPr>
          <w:delText>第1章要求现场可以即时操作，离场后仍能获知鱼缸状态，网络中断时又不得失去约束。因此现场与云端必须分工，而不能将决策转移到云端。</w:delText>
        </w:r>
      </w:del>
    </w:p>
    <w:p w14:paraId="2D91DC4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用户处于同一无线网络时，手机与计算机直接连接主控。页面约每秒更新，人工干预立即生效。此时可以不经过云端。</w:t>
      </w:r>
    </w:p>
    <w:p w14:paraId="4FBB828D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用户离场后，主控约每 30 秒将水温、酸碱度、溶解性固体、水位、光照及各路开关状态发至云端，并保留最近一帧。照明、加热、补水、投喂或气阀发生变化时，再立即补发一条事件。摄像头将最近一张照片单独上传，供手机查看。</w:t>
      </w:r>
    </w:p>
    <w:p w14:paraId="463C1CB8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3.7 现场软件与上述流程的配合</w:t>
      </w:r>
    </w:p>
    <w:p w14:paraId="0B26A6D9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固件在现场按固定节拍工作：先确认主控未失去响应，再依次读取水质总线、水温、光照与水位，随后完成一次控制决策，最后将结果送至网页，并按周期送至云端。网页在编译时嵌入固件，主控上电即可打开，无需另行部署服务器。历史数据默认写入主控内部存储；插入存储卡后，约每 5 分钟再记录一次较密数据，供 24 小时与 7 天曲线查询。</w:t>
      </w:r>
    </w:p>
    <w:p w14:paraId="5568CE9C">
      <w:pPr>
        <w:spacing w:line="240" w:lineRule="auto"/>
        <w:jc w:val="center"/>
        <w:rPr>
          <w:lang w:eastAsia="zh-CN"/>
        </w:rPr>
        <w:pPrChange w:id="300" w:author="Brig" w:date="2026-10-08T15:49:46Z">
          <w:pPr>
            <w:spacing w:line="360" w:lineRule="auto"/>
            <w:jc w:val="center"/>
          </w:pPr>
        </w:pPrChange>
      </w:pPr>
      <w:del w:id="301" w:author="Brig" w:date="2026-10-08T15:49:36Z">
        <w:r>
          <w:rPr>
            <w:rFonts w:ascii="Times New Roman" w:hAnsi="Times New Roman" w:eastAsia="宋体" w:cs="Times New Roman"/>
            <w:sz w:val="24"/>
          </w:rPr>
          <w:drawing>
            <wp:inline distT="0" distB="0" distL="0" distR="0">
              <wp:extent cx="4895850" cy="2310765"/>
              <wp:effectExtent l="0" t="0" r="0" b="0"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Picture 12"/>
                      <pic:cNvPicPr>
                        <a:picLocks noChangeAspect="1"/>
                      </pic:cNvPicPr>
                    </pic:nvPicPr>
                    <pic:blipFill>
                      <a:blip r:embed="rId28"/>
                      <a:srcRect t="6953" b="87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96000" cy="2310765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  <w:ins w:id="303" w:author="Brig" w:date="2026-10-08T15:49:36Z">
        <w:r>
          <w:rPr>
            <w:rFonts w:ascii="Times New Roman" w:hAnsi="Times New Roman" w:eastAsia="宋体" w:cs="Times New Roman"/>
            <w:sz w:val="24"/>
          </w:rPr>
          <w:drawing>
            <wp:inline distT="0" distB="0" distL="0" distR="0">
              <wp:extent cx="4895850" cy="2216785"/>
              <wp:effectExtent l="0" t="0" r="0" b="0"/>
              <wp:docPr id="20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Picture 12"/>
                      <pic:cNvPicPr>
                        <a:picLocks noChangeAspect="1"/>
                      </pic:cNvPicPr>
                    </pic:nvPicPr>
                    <pic:blipFill>
                      <a:blip r:embed="rId28"/>
                      <a:srcRect t="8228" b="1086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96000" cy="2216785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11DAD269">
      <w:pPr>
        <w:spacing w:before="60" w:after="120" w:line="240" w:lineRule="auto"/>
        <w:jc w:val="center"/>
        <w:rPr>
          <w:rFonts w:hint="eastAsia"/>
          <w:lang w:eastAsia="zh-CN"/>
        </w:rPr>
        <w:pPrChange w:id="305" w:author="Brig" w:date="2026-10-08T15:49:51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  <w:lang w:eastAsia="zh-CN"/>
        </w:rPr>
        <w:t>图3-7  软件分层</w:t>
      </w:r>
    </w:p>
    <w:p w14:paraId="764E3F18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3.8 人机界面</w:t>
      </w:r>
      <w:del w:id="306" w:author="Brig" w:date="2026-10-08T12:17:54Z">
        <w:r>
          <w:rPr>
            <w:rFonts w:eastAsia="黑体"/>
            <w:b/>
            <w:lang w:eastAsia="zh-CN"/>
          </w:rPr>
          <w:delText>（截图预留）</w:delText>
        </w:r>
      </w:del>
    </w:p>
    <w:p w14:paraId="32D7842A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网页提供实时指标、手动或自动切换、变送器参数与历史曲线。计算机端适于长时间观察曲线并导出数据。手机分为概览、日志、计划与鱼缸四页，另设独立对话页承担水质说明与图像识别，并把识别结果回填到生物清单。告警按阈值去抖、冷却时间与免打扰时段组织，避免同一异常反复提醒；建议以该缸基线为参照生成，可在写入计划前暂停或修改。Android 与鸿蒙共用该界面，避免为两个平台重复实现业务逻辑。</w:t>
      </w:r>
      <w:del w:id="307" w:author="Brig" w:date="2026-10-08T12:18:04Z">
        <w:r>
          <w:rPr>
            <w:lang w:eastAsia="zh-CN"/>
          </w:rPr>
          <w:delText>下文先给出组成关系，界面位置留空，便于随后插入实际截图。</w:delText>
        </w:r>
      </w:del>
    </w:p>
    <w:p w14:paraId="2305C2AA">
      <w:pPr>
        <w:spacing w:line="240" w:lineRule="auto"/>
        <w:jc w:val="center"/>
        <w:rPr>
          <w:lang w:eastAsia="zh-CN"/>
        </w:rPr>
        <w:pPrChange w:id="308" w:author="Brig" w:date="2026-10-08T15:49:59Z">
          <w:pPr>
            <w:spacing w:line="360" w:lineRule="auto"/>
            <w:jc w:val="center"/>
          </w:pPr>
        </w:pPrChange>
      </w:pPr>
      <w:del w:id="309" w:author="Brig" w:date="2026-10-08T15:31:59Z">
        <w:r>
          <w:rPr>
            <w:rFonts w:ascii="Times New Roman" w:hAnsi="Times New Roman" w:eastAsia="宋体" w:cs="Times New Roman"/>
            <w:sz w:val="24"/>
          </w:rPr>
          <w:drawing>
            <wp:inline distT="0" distB="0" distL="0" distR="0">
              <wp:extent cx="3643630" cy="4479290"/>
              <wp:effectExtent l="0" t="0" r="0" b="0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Picture 15"/>
                      <pic:cNvPicPr>
                        <a:picLocks noChangeAspect="1"/>
                      </pic:cNvPicPr>
                    </pic:nvPicPr>
                    <pic:blipFill>
                      <a:blip r:embed="rId29"/>
                      <a:srcRect b="573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44117" cy="44792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311" w:author="Brig" w:date="2026-10-08T15:31:59Z">
        <w:r>
          <w:rPr>
            <w:rFonts w:ascii="Times New Roman" w:hAnsi="Times New Roman" w:eastAsia="宋体" w:cs="Times New Roman"/>
            <w:sz w:val="24"/>
          </w:rPr>
          <w:drawing>
            <wp:inline distT="0" distB="0" distL="0" distR="0">
              <wp:extent cx="2657475" cy="2941955"/>
              <wp:effectExtent l="0" t="0" r="9525" b="10795"/>
              <wp:docPr id="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Picture 15"/>
                      <pic:cNvPicPr>
                        <a:picLocks noChangeAspect="1"/>
                      </pic:cNvPicPr>
                    </pic:nvPicPr>
                    <pic:blipFill>
                      <a:blip r:embed="rId29"/>
                      <a:srcRect t="4570" b="573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57475" cy="29419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CA36402">
      <w:pPr>
        <w:spacing w:before="60" w:after="120" w:line="240" w:lineRule="auto"/>
        <w:jc w:val="center"/>
        <w:rPr>
          <w:rFonts w:hint="eastAsia"/>
          <w:lang w:eastAsia="zh-CN"/>
        </w:rPr>
        <w:pPrChange w:id="313" w:author="Brig" w:date="2026-10-08T15:33:59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  <w:lang w:eastAsia="zh-CN"/>
        </w:rPr>
        <w:t>图3-8  App 组成框架</w:t>
      </w:r>
    </w:p>
    <w:p w14:paraId="33E69CE7">
      <w:pPr>
        <w:spacing w:line="240" w:lineRule="auto"/>
        <w:jc w:val="center"/>
        <w:rPr>
          <w:rFonts w:hint="eastAsia"/>
          <w:lang w:eastAsia="zh-CN"/>
        </w:rPr>
        <w:pPrChange w:id="314" w:author="Brig" w:date="2026-10-08T15:50:07Z">
          <w:pPr>
            <w:spacing w:line="360" w:lineRule="auto"/>
            <w:jc w:val="center"/>
          </w:pPr>
        </w:pPrChange>
      </w:pPr>
      <w:ins w:id="315" w:author="Brig" w:date="2026-10-08T15:32:52Z">
        <w:r>
          <w:rPr/>
          <w:drawing>
            <wp:inline distT="0" distB="0" distL="114300" distR="114300">
              <wp:extent cx="4874260" cy="2262505"/>
              <wp:effectExtent l="0" t="0" r="2540" b="4445"/>
              <wp:docPr id="3" name="Picture 37185946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71859460"/>
                      <pic:cNvPicPr>
                        <a:picLocks noChangeAspect="1"/>
                      </pic:cNvPicPr>
                    </pic:nvPicPr>
                    <pic:blipFill>
                      <a:blip r:embed="rId30"/>
                      <a:srcRect t="5982" b="5164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74260" cy="2262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317" w:author="Brig" w:date="2026-10-08T15:34:22Z">
        <w:r>
          <w:rPr/>
          <w:drawing>
            <wp:inline distT="0" distB="0" distL="114300" distR="114300">
              <wp:extent cx="4869815" cy="2394585"/>
              <wp:effectExtent l="0" t="0" r="6985" b="5715"/>
              <wp:docPr id="8" name="Picture 37185946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Picture 371859460"/>
                      <pic:cNvPicPr>
                        <a:picLocks noChangeAspect="1"/>
                      </pic:cNvPicPr>
                    </pic:nvPicPr>
                    <pic:blipFill>
                      <a:blip r:embed="rId30"/>
                      <a:srcRect t="5544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9815" cy="23945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319" w:author="Brig" w:date="2026-10-08T15:06:41Z">
        <w:r>
          <w:rPr>
            <w:rFonts w:ascii="Times New Roman" w:hAnsi="Times New Roman" w:eastAsia="宋体" w:cs="Times New Roman"/>
            <w:sz w:val="24"/>
          </w:rPr>
          <w:drawing>
            <wp:inline distT="0" distB="0" distL="114300" distR="114300">
              <wp:extent cx="4319270" cy="4751705"/>
              <wp:effectExtent l="0" t="0" r="0" b="0"/>
              <wp:docPr id="371859458" name="Picture 37185945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71859458" name="Picture 371859458"/>
                      <pic:cNvPicPr>
                        <a:picLocks noChangeAspect="1"/>
                      </pic:cNvPicPr>
                    </pic:nvPicPr>
                    <pic:blipFill>
                      <a:blip r:embed="rId31"/>
                      <a:srcRect t="377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9521" cy="475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31DA3DB">
      <w:pPr>
        <w:spacing w:before="60" w:after="120" w:line="240" w:lineRule="auto"/>
        <w:jc w:val="center"/>
        <w:rPr>
          <w:rFonts w:hint="eastAsia"/>
          <w:szCs w:val="24"/>
          <w:lang w:eastAsia="zh-CN"/>
        </w:rPr>
        <w:pPrChange w:id="321" w:author="Brig" w:date="2026-10-08T15:34:04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bCs/>
          <w:sz w:val="21"/>
          <w:szCs w:val="24"/>
          <w:lang w:eastAsia="zh-CN"/>
        </w:rPr>
        <w:t>图3-9  App 概览</w:t>
      </w:r>
    </w:p>
    <w:p w14:paraId="3D9F0177">
      <w:pPr>
        <w:spacing w:before="60" w:after="60" w:line="360" w:lineRule="auto"/>
        <w:jc w:val="left"/>
      </w:pPr>
      <w:r>
        <w:rPr>
          <w:rFonts w:ascii="Times New Roman" w:hAnsi="Times New Roman" w:eastAsia="黑体" w:cs="Times New Roman"/>
          <w:b/>
          <w:sz w:val="24"/>
        </w:rPr>
        <w:t>3.9 人工智能模块</w:t>
      </w:r>
    </w:p>
    <w:p w14:paraId="5F1F7F4F">
      <w:pPr>
        <w:spacing w:line="360" w:lineRule="auto"/>
        <w:ind w:firstLine="480" w:firstLineChars="200"/>
        <w:pPrChange w:id="322" w:author="Brig" w:date="2026-10-08T15:07:26Z">
          <w:pPr>
            <w:spacing w:line="360" w:lineRule="auto"/>
          </w:pPr>
        </w:pPrChange>
      </w:pPr>
      <w:r>
        <w:rPr>
          <w:rFonts w:ascii="Times New Roman" w:hAnsi="Times New Roman" w:eastAsia="宋体" w:cs="Times New Roman"/>
          <w:sz w:val="24"/>
        </w:rPr>
        <w:t>智能化能力中的建议层由接入云端的大模型服务承担。本作品不在现场部署模型，而是采用兼容 OpenAI 协议的服务接口，可按需切换通义、DeepSeek、Kimi 等不同服务，由用户自行填写接口地址、模型名与密钥。密钥仅保存在本机，不写入固件，也不上传至现场设备。</w:t>
      </w:r>
    </w:p>
    <w:p w14:paraId="3D19511A">
      <w:pPr>
        <w:spacing w:line="360" w:lineRule="auto"/>
        <w:ind w:firstLine="480" w:firstLineChars="200"/>
        <w:pPrChange w:id="323" w:author="Brig" w:date="2026-10-08T15:07:30Z">
          <w:pPr>
            <w:spacing w:line="360" w:lineRule="auto"/>
          </w:pPr>
        </w:pPrChange>
      </w:pPr>
      <w:r>
        <w:rPr>
          <w:rFonts w:ascii="Times New Roman" w:hAnsi="Times New Roman" w:eastAsia="宋体" w:cs="Times New Roman"/>
          <w:sz w:val="24"/>
        </w:rPr>
        <w:t>该模块的设计原则是「模型只解释，不控制」。大模型获得的数据限于三部分：指定时间窗内的曲线统计、当前执行器状态与水型设置；身份信息与网络参数不进入提示词。模块不解析主控协议，不订阅控制主题，因而在结构上无法向执行器下发指令。</w:t>
      </w:r>
    </w:p>
    <w:p w14:paraId="152A73A1">
      <w:pPr>
        <w:spacing w:before="60" w:after="40" w:line="240" w:lineRule="auto"/>
        <w:jc w:val="center"/>
        <w:pPrChange w:id="324" w:author="Brig" w:date="2026-10-08T15:53:39Z">
          <w:pPr>
            <w:spacing w:before="60" w:after="4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4"/>
        </w:rPr>
        <w:drawing>
          <wp:inline distT="0" distB="0" distL="114300" distR="114300">
            <wp:extent cx="4453890" cy="1871980"/>
            <wp:effectExtent l="0" t="0" r="3810" b="13970"/>
            <wp:docPr id="371859461" name="Picture 371859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9461" name="Picture 371859461"/>
                    <pic:cNvPicPr>
                      <a:picLocks noChangeAspect="1"/>
                    </pic:cNvPicPr>
                  </pic:nvPicPr>
                  <pic:blipFill>
                    <a:blip r:embed="rId32"/>
                    <a:srcRect t="13053" b="12985"/>
                    <a:stretch>
                      <a:fillRect/>
                    </a:stretch>
                  </pic:blipFill>
                  <pic:spPr>
                    <a:xfrm>
                      <a:off x="0" y="0"/>
                      <a:ext cx="445389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4FEC">
      <w:pPr>
        <w:spacing w:before="60" w:after="120" w:line="240" w:lineRule="auto"/>
        <w:jc w:val="center"/>
        <w:pPrChange w:id="325" w:author="Brig" w:date="2026-10-08T15:53:39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</w:rPr>
        <w:t>图3-10  人工智能模块的接入边界与三条输出通路</w:t>
      </w:r>
    </w:p>
    <w:p w14:paraId="02AD5E84">
      <w:pPr>
        <w:spacing w:before="60" w:after="120" w:line="240" w:lineRule="auto"/>
        <w:jc w:val="center"/>
        <w:pPrChange w:id="326" w:author="Brig" w:date="2026-10-08T15:53:39Z">
          <w:pPr>
            <w:spacing w:before="60" w:after="120" w:line="360" w:lineRule="auto"/>
            <w:jc w:val="center"/>
          </w:pPr>
        </w:pPrChange>
      </w:pPr>
      <w:r>
        <w:rPr>
          <w:rFonts w:ascii="Times New Roman" w:hAnsi="Times New Roman" w:eastAsia="宋体" w:cs="Times New Roman"/>
          <w:sz w:val="21"/>
        </w:rPr>
        <w:t>表3-3  人工智能模块的三项能力及其边界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54B4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5BB72D0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能力</w:t>
            </w:r>
          </w:p>
        </w:tc>
        <w:tc>
          <w:tcPr>
            <w:tcW w:w="1661" w:type="dxa"/>
          </w:tcPr>
          <w:p w14:paraId="4BED151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输入</w:t>
            </w:r>
          </w:p>
        </w:tc>
        <w:tc>
          <w:tcPr>
            <w:tcW w:w="1661" w:type="dxa"/>
          </w:tcPr>
          <w:p w14:paraId="2C3037C6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输出</w:t>
            </w:r>
          </w:p>
        </w:tc>
        <w:tc>
          <w:tcPr>
            <w:tcW w:w="1661" w:type="dxa"/>
          </w:tcPr>
          <w:p w14:paraId="199A4C1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技术方式</w:t>
            </w:r>
          </w:p>
        </w:tc>
        <w:tc>
          <w:tcPr>
            <w:tcW w:w="1661" w:type="dxa"/>
          </w:tcPr>
          <w:p w14:paraId="75A5E9C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边界</w:t>
            </w:r>
          </w:p>
        </w:tc>
      </w:tr>
      <w:tr w14:paraId="7F1F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5A2D197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水质说明</w:t>
            </w:r>
          </w:p>
        </w:tc>
        <w:tc>
          <w:tcPr>
            <w:tcW w:w="1661" w:type="dxa"/>
          </w:tcPr>
          <w:p w14:paraId="3274581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曲线统计、当前读数、水型、执行器状态</w:t>
            </w:r>
          </w:p>
        </w:tc>
        <w:tc>
          <w:tcPr>
            <w:tcW w:w="1661" w:type="dxa"/>
          </w:tcPr>
          <w:p w14:paraId="6EDE8C5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自然语言解释与下一步提示</w:t>
            </w:r>
          </w:p>
        </w:tc>
        <w:tc>
          <w:tcPr>
            <w:tcW w:w="1661" w:type="dxa"/>
          </w:tcPr>
          <w:p w14:paraId="2E5ECBE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大模型，OpenAI 兼容协议</w:t>
            </w:r>
          </w:p>
        </w:tc>
        <w:tc>
          <w:tcPr>
            <w:tcW w:w="1661" w:type="dxa"/>
          </w:tcPr>
          <w:p w14:paraId="21C2D24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只读，不产生指令</w:t>
            </w:r>
          </w:p>
        </w:tc>
      </w:tr>
      <w:tr w14:paraId="49B73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287C22B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生物识别</w:t>
            </w:r>
          </w:p>
        </w:tc>
        <w:tc>
          <w:tcPr>
            <w:tcW w:w="1661" w:type="dxa"/>
          </w:tcPr>
          <w:p w14:paraId="73A4F06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摄像头抓拍或实时帧</w:t>
            </w:r>
          </w:p>
        </w:tc>
        <w:tc>
          <w:tcPr>
            <w:tcW w:w="1661" w:type="dxa"/>
          </w:tcPr>
          <w:p w14:paraId="0594301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物种与数量候选</w:t>
            </w:r>
          </w:p>
        </w:tc>
        <w:tc>
          <w:tcPr>
            <w:tcW w:w="1661" w:type="dxa"/>
          </w:tcPr>
          <w:p w14:paraId="7BCADEC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视觉模型 + 人工修正</w:t>
            </w:r>
          </w:p>
        </w:tc>
        <w:tc>
          <w:tcPr>
            <w:tcW w:w="1661" w:type="dxa"/>
          </w:tcPr>
          <w:p w14:paraId="3A1A062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结果需确认后入清单</w:t>
            </w:r>
          </w:p>
        </w:tc>
      </w:tr>
      <w:tr w14:paraId="7808F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4CD26D5D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养护建议</w:t>
            </w:r>
          </w:p>
        </w:tc>
        <w:tc>
          <w:tcPr>
            <w:tcW w:w="1661" w:type="dxa"/>
          </w:tcPr>
          <w:p w14:paraId="2C64B3F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趋势、组合规则、季节与缸体档案</w:t>
            </w:r>
          </w:p>
        </w:tc>
        <w:tc>
          <w:tcPr>
            <w:tcW w:w="1661" w:type="dxa"/>
          </w:tcPr>
          <w:p w14:paraId="081667E6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换水、换料、检查建议</w:t>
            </w:r>
          </w:p>
        </w:tc>
        <w:tc>
          <w:tcPr>
            <w:tcW w:w="1661" w:type="dxa"/>
          </w:tcPr>
          <w:p w14:paraId="70822F59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规则与模型共同生成</w:t>
            </w:r>
          </w:p>
        </w:tc>
        <w:tc>
          <w:tcPr>
            <w:tcW w:w="1661" w:type="dxa"/>
          </w:tcPr>
          <w:p w14:paraId="32196B5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确认后才写入计划</w:t>
            </w:r>
          </w:p>
        </w:tc>
      </w:tr>
    </w:tbl>
    <w:p w14:paraId="15AE0573">
      <w:pPr>
        <w:spacing w:line="360" w:lineRule="auto"/>
        <w:ind w:firstLine="480" w:firstLineChars="200"/>
        <w:pPrChange w:id="327" w:author="Brig" w:date="2026-10-08T15:07:48Z">
          <w:pPr>
            <w:spacing w:line="360" w:lineRule="auto"/>
          </w:pPr>
        </w:pPrChange>
      </w:pPr>
      <w:del w:id="328" w:author="Brig" w:date="2026-10-08T15:53:47Z">
        <w:r>
          <w:rPr>
            <w:rFonts w:ascii="Times New Roman" w:hAnsi="Times New Roman" w:eastAsia="宋体" w:cs="Times New Roman"/>
            <w:sz w:val="24"/>
          </w:rPr>
          <w:delText>三项能力的处理方式各不相同。</w:delText>
        </w:r>
      </w:del>
      <w:r>
        <w:rPr>
          <w:rFonts w:ascii="Times New Roman" w:hAnsi="Times New Roman" w:eastAsia="宋体" w:cs="Times New Roman"/>
          <w:sz w:val="24"/>
        </w:rPr>
        <w:t>水质说明把曲线统计与当前读值组织成上下文，回答</w:t>
      </w:r>
      <w:del w:id="329" w:author="Brig" w:date="2026-10-08T15:54:02Z">
        <w:r>
          <w:rPr>
            <w:rFonts w:hint="default" w:ascii="Times New Roman" w:hAnsi="Times New Roman" w:eastAsia="宋体" w:cs="Times New Roman"/>
            <w:sz w:val="24"/>
            <w:lang w:val="en-US"/>
          </w:rPr>
          <w:delText>「现在这个数意味着什么、该先做什么」</w:delText>
        </w:r>
      </w:del>
      <w:ins w:id="330" w:author="Brig" w:date="2026-10-08T15:54:03Z">
        <w:r>
          <w:rPr>
            <w:rFonts w:hint="eastAsia" w:cs="Times New Roman"/>
            <w:sz w:val="24"/>
            <w:lang w:val="en-US" w:eastAsia="zh-CN"/>
          </w:rPr>
          <w:t>数据</w:t>
        </w:r>
      </w:ins>
      <w:ins w:id="331" w:author="Brig" w:date="2026-10-08T15:54:05Z">
        <w:r>
          <w:rPr>
            <w:rFonts w:hint="eastAsia" w:cs="Times New Roman"/>
            <w:sz w:val="24"/>
            <w:lang w:val="en-US" w:eastAsia="zh-CN"/>
          </w:rPr>
          <w:t>含义与相</w:t>
        </w:r>
      </w:ins>
      <w:ins w:id="332" w:author="Brig" w:date="2026-10-08T15:54:08Z">
        <w:r>
          <w:rPr>
            <w:rFonts w:hint="eastAsia" w:cs="Times New Roman"/>
            <w:sz w:val="24"/>
            <w:lang w:val="en-US" w:eastAsia="zh-CN"/>
          </w:rPr>
          <w:t>对</w:t>
        </w:r>
      </w:ins>
      <w:ins w:id="333" w:author="Brig" w:date="2026-10-08T15:54:12Z">
        <w:r>
          <w:rPr>
            <w:rFonts w:hint="eastAsia" w:cs="Times New Roman"/>
            <w:sz w:val="24"/>
            <w:lang w:val="en-US" w:eastAsia="zh-CN"/>
          </w:rPr>
          <w:t>操作</w:t>
        </w:r>
      </w:ins>
      <w:ins w:id="334" w:author="Brig" w:date="2026-10-08T15:54:10Z">
        <w:r>
          <w:rPr>
            <w:rFonts w:hint="eastAsia" w:cs="Times New Roman"/>
            <w:sz w:val="24"/>
            <w:lang w:val="en-US" w:eastAsia="zh-CN"/>
          </w:rPr>
          <w:t>建议</w:t>
        </w:r>
      </w:ins>
      <w:del w:id="335" w:author="Brig" w:date="2026-10-08T15:54:19Z">
        <w:r>
          <w:rPr>
            <w:rFonts w:ascii="Times New Roman" w:hAnsi="Times New Roman" w:eastAsia="宋体" w:cs="Times New Roman"/>
            <w:sz w:val="24"/>
          </w:rPr>
          <w:delText>，</w:delText>
        </w:r>
      </w:del>
      <w:del w:id="336" w:author="Brig" w:date="2026-10-08T15:54:18Z">
        <w:r>
          <w:rPr>
            <w:rFonts w:ascii="Times New Roman" w:hAnsi="Times New Roman" w:eastAsia="宋体" w:cs="Times New Roman"/>
            <w:sz w:val="24"/>
          </w:rPr>
          <w:delText>并在回答中标注所依据的时间窗</w:delText>
        </w:r>
      </w:del>
      <w:r>
        <w:rPr>
          <w:rFonts w:ascii="Times New Roman" w:hAnsi="Times New Roman" w:eastAsia="宋体" w:cs="Times New Roman"/>
          <w:sz w:val="24"/>
        </w:rPr>
        <w:t>。生物识别接收摄像头抓拍图像，输出物种与数量候选，用户在清单页逐项确认或修改后</w:t>
      </w:r>
      <w:del w:id="337" w:author="Brig" w:date="2026-10-08T15:54:30Z">
        <w:r>
          <w:rPr>
            <w:rFonts w:ascii="Times New Roman" w:hAnsi="Times New Roman" w:eastAsia="宋体" w:cs="Times New Roman"/>
            <w:sz w:val="24"/>
          </w:rPr>
          <w:delText>才</w:delText>
        </w:r>
      </w:del>
      <w:r>
        <w:rPr>
          <w:rFonts w:ascii="Times New Roman" w:hAnsi="Times New Roman" w:eastAsia="宋体" w:cs="Times New Roman"/>
          <w:sz w:val="24"/>
        </w:rPr>
        <w:t>计入生物档案，识别错误不会静默留存。养护建议由规则与模型共同产生：规则先从趋势中筛出候选条件，例如溶解性固体连续单向上升、昼夜酸碱度差偏大、加热棒单次运行时长接近上限，模型再把这些条件连同当前档案转成具体可执行的建议，并附触发依据。</w:t>
      </w:r>
    </w:p>
    <w:p w14:paraId="054D67D9">
      <w:pPr>
        <w:spacing w:line="360" w:lineRule="auto"/>
        <w:ind w:firstLine="480" w:firstLineChars="200"/>
        <w:pPrChange w:id="338" w:author="Brig" w:date="2026-10-08T15:07:52Z">
          <w:pPr>
            <w:spacing w:line="360" w:lineRule="auto"/>
          </w:pPr>
        </w:pPrChange>
      </w:pPr>
      <w:r>
        <w:rPr>
          <w:rFonts w:ascii="Times New Roman" w:hAnsi="Times New Roman" w:eastAsia="宋体" w:cs="Times New Roman"/>
          <w:sz w:val="24"/>
        </w:rPr>
        <w:t>这一设计回应了水族养护</w:t>
      </w:r>
      <w:del w:id="339" w:author="Brig" w:date="2026-10-08T15:54:54Z">
        <w:r>
          <w:rPr>
            <w:rFonts w:ascii="Times New Roman" w:hAnsi="Times New Roman" w:eastAsia="宋体" w:cs="Times New Roman"/>
            <w:sz w:val="24"/>
          </w:rPr>
          <w:delText>中的一个</w:delText>
        </w:r>
      </w:del>
      <w:r>
        <w:rPr>
          <w:rFonts w:ascii="Times New Roman" w:hAnsi="Times New Roman" w:eastAsia="宋体" w:cs="Times New Roman"/>
          <w:sz w:val="24"/>
        </w:rPr>
        <w:t>现实问题：</w:t>
      </w:r>
      <w:del w:id="340" w:author="Brig" w:date="2026-10-08T15:55:18Z">
        <w:r>
          <w:rPr>
            <w:rFonts w:ascii="Times New Roman" w:hAnsi="Times New Roman" w:eastAsia="宋体" w:cs="Times New Roman"/>
            <w:sz w:val="24"/>
          </w:rPr>
          <w:delText>多数用户能看懂</w:delText>
        </w:r>
      </w:del>
      <w:r>
        <w:rPr>
          <w:rFonts w:ascii="Times New Roman" w:hAnsi="Times New Roman" w:eastAsia="宋体" w:cs="Times New Roman"/>
          <w:sz w:val="24"/>
        </w:rPr>
        <w:t>数字</w:t>
      </w:r>
      <w:ins w:id="341" w:author="Brig" w:date="2026-10-08T15:55:31Z">
        <w:r>
          <w:rPr>
            <w:rFonts w:hint="eastAsia" w:cs="Times New Roman"/>
            <w:sz w:val="24"/>
            <w:lang w:val="en-US" w:eastAsia="zh-CN"/>
          </w:rPr>
          <w:t>解读与</w:t>
        </w:r>
      </w:ins>
      <w:del w:id="342" w:author="Brig" w:date="2026-10-08T15:55:35Z">
        <w:r>
          <w:rPr>
            <w:rFonts w:ascii="Times New Roman" w:hAnsi="Times New Roman" w:eastAsia="宋体" w:cs="Times New Roman"/>
            <w:sz w:val="24"/>
          </w:rPr>
          <w:delText>，但不</w:delText>
        </w:r>
      </w:del>
      <w:del w:id="343" w:author="Brig" w:date="2026-10-08T15:55:36Z">
        <w:r>
          <w:rPr>
            <w:rFonts w:ascii="Times New Roman" w:hAnsi="Times New Roman" w:eastAsia="宋体" w:cs="Times New Roman"/>
            <w:sz w:val="24"/>
          </w:rPr>
          <w:delText>确定数字</w:delText>
        </w:r>
      </w:del>
      <w:r>
        <w:rPr>
          <w:rFonts w:ascii="Times New Roman" w:hAnsi="Times New Roman" w:eastAsia="宋体" w:cs="Times New Roman"/>
          <w:sz w:val="24"/>
        </w:rPr>
        <w:t>异常</w:t>
      </w:r>
      <w:del w:id="344" w:author="Brig" w:date="2026-10-08T15:55:38Z">
        <w:r>
          <w:rPr>
            <w:rFonts w:ascii="Times New Roman" w:hAnsi="Times New Roman" w:eastAsia="宋体" w:cs="Times New Roman"/>
            <w:sz w:val="24"/>
          </w:rPr>
          <w:delText>时应先</w:delText>
        </w:r>
      </w:del>
      <w:del w:id="345" w:author="Brig" w:date="2026-10-08T15:55:39Z">
        <w:r>
          <w:rPr>
            <w:rFonts w:ascii="Times New Roman" w:hAnsi="Times New Roman" w:eastAsia="宋体" w:cs="Times New Roman"/>
            <w:sz w:val="24"/>
          </w:rPr>
          <w:delText>换水、换</w:delText>
        </w:r>
      </w:del>
      <w:del w:id="346" w:author="Brig" w:date="2026-10-08T15:55:40Z">
        <w:r>
          <w:rPr>
            <w:rFonts w:ascii="Times New Roman" w:hAnsi="Times New Roman" w:eastAsia="宋体" w:cs="Times New Roman"/>
            <w:sz w:val="24"/>
          </w:rPr>
          <w:delText>料还是停</w:delText>
        </w:r>
      </w:del>
      <w:del w:id="347" w:author="Brig" w:date="2026-10-08T15:55:41Z">
        <w:r>
          <w:rPr>
            <w:rFonts w:ascii="Times New Roman" w:hAnsi="Times New Roman" w:eastAsia="宋体" w:cs="Times New Roman"/>
            <w:sz w:val="24"/>
          </w:rPr>
          <w:delText>用某件设备</w:delText>
        </w:r>
      </w:del>
      <w:ins w:id="348" w:author="Brig" w:date="2026-10-08T15:55:44Z">
        <w:r>
          <w:rPr>
            <w:rFonts w:hint="eastAsia" w:cs="Times New Roman"/>
            <w:sz w:val="24"/>
            <w:lang w:val="en-US" w:eastAsia="zh-CN"/>
          </w:rPr>
          <w:t>决策</w:t>
        </w:r>
      </w:ins>
      <w:r>
        <w:rPr>
          <w:rFonts w:ascii="Times New Roman" w:hAnsi="Times New Roman" w:eastAsia="宋体" w:cs="Times New Roman"/>
          <w:sz w:val="24"/>
        </w:rPr>
        <w:t>。模型在此承担的是解释与排序，而非替代阈值判断。</w:t>
      </w:r>
      <w:del w:id="349" w:author="Brig" w:date="2026-10-08T15:55:52Z">
        <w:r>
          <w:rPr>
            <w:rFonts w:ascii="Times New Roman" w:hAnsi="Times New Roman" w:eastAsia="宋体" w:cs="Times New Roman"/>
            <w:sz w:val="24"/>
          </w:rPr>
          <w:delText>由于建议均</w:delText>
        </w:r>
      </w:del>
      <w:r>
        <w:rPr>
          <w:rFonts w:ascii="Times New Roman" w:hAnsi="Times New Roman" w:eastAsia="宋体" w:cs="Times New Roman"/>
          <w:sz w:val="24"/>
        </w:rPr>
        <w:t>以本缸真实数据为依据，其可用性也随数据积累提升——运行时间越长，基线与趋势判断越贴近该缸实际状况。</w:t>
      </w:r>
    </w:p>
    <w:p w14:paraId="3323F25C">
      <w:pPr>
        <w:spacing w:before="120" w:after="12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8"/>
          <w:lang w:eastAsia="zh-CN"/>
        </w:rPr>
        <w:t>4. 技术效果实现</w:t>
      </w:r>
    </w:p>
    <w:p w14:paraId="0515792F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4.1 测试环境与方法</w:t>
      </w:r>
    </w:p>
    <w:p w14:paraId="23D6B7AC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测试在实验室的无线网络中进行，使用主控、摄像头、TDS 与酸碱度变送器，以及部分真实负载。</w:t>
      </w:r>
    </w:p>
    <w:p w14:paraId="7F5112C7">
      <w:pPr>
        <w:spacing w:before="60" w:after="12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表4-1  关键功能测试结果摘要</w:t>
      </w:r>
      <w:del w:id="350" w:author="Brig" w:date="2026-10-08T13:14:46Z">
        <w:r>
          <w:rPr>
            <w:sz w:val="21"/>
            <w:lang w:eastAsia="zh-CN"/>
          </w:rPr>
          <w:delText>（*无探头时仅验证通信）</w:delText>
        </w:r>
      </w:del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tblGridChange w:id="351">
          <w:tblGrid>
            <w:gridCol w:w="2075"/>
            <w:gridCol w:w="2075"/>
            <w:gridCol w:w="2075"/>
            <w:gridCol w:w="2075"/>
          </w:tblGrid>
        </w:tblGridChange>
      </w:tblGrid>
      <w:tr w14:paraId="33636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44A5F9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用例</w:t>
            </w:r>
          </w:p>
        </w:tc>
        <w:tc>
          <w:tcPr>
            <w:tcW w:w="2075" w:type="dxa"/>
          </w:tcPr>
          <w:p w14:paraId="1441208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操作</w:t>
            </w:r>
          </w:p>
        </w:tc>
        <w:tc>
          <w:tcPr>
            <w:tcW w:w="2075" w:type="dxa"/>
          </w:tcPr>
          <w:p w14:paraId="2188E51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期望</w:t>
            </w:r>
          </w:p>
        </w:tc>
        <w:tc>
          <w:tcPr>
            <w:tcW w:w="2075" w:type="dxa"/>
          </w:tcPr>
          <w:p w14:paraId="1BCA1A6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结果</w:t>
            </w:r>
          </w:p>
        </w:tc>
      </w:tr>
      <w:tr w14:paraId="2B41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7D391B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上电安全</w:t>
            </w:r>
          </w:p>
        </w:tc>
        <w:tc>
          <w:tcPr>
            <w:tcW w:w="2075" w:type="dxa"/>
          </w:tcPr>
          <w:p w14:paraId="5A8B06F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上电观察执行器</w:t>
            </w:r>
          </w:p>
        </w:tc>
        <w:tc>
          <w:tcPr>
            <w:tcW w:w="2075" w:type="dxa"/>
          </w:tcPr>
          <w:p w14:paraId="2297A6A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默认全断</w:t>
            </w:r>
          </w:p>
        </w:tc>
        <w:tc>
          <w:tcPr>
            <w:tcW w:w="2075" w:type="dxa"/>
          </w:tcPr>
          <w:p w14:paraId="2EE1E60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通过</w:t>
            </w:r>
          </w:p>
        </w:tc>
      </w:tr>
      <w:tr w14:paraId="68A6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52" w:author="Brig" w:date="2026-10-08T13:14:39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486" w:hRule="atLeast"/>
          <w:jc w:val="center"/>
          <w:trPrChange w:id="352" w:author="Brig" w:date="2026-10-08T13:14:39Z">
            <w:trPr>
              <w:jc w:val="center"/>
            </w:trPr>
          </w:trPrChange>
        </w:trPr>
        <w:tc>
          <w:tcPr>
            <w:tcW w:w="2075" w:type="dxa"/>
            <w:tcPrChange w:id="353" w:author="Brig" w:date="2026-10-08T13:14:39Z">
              <w:tcPr>
                <w:tcW w:w="2075" w:type="dxa"/>
              </w:tcPr>
            </w:tcPrChange>
          </w:tcPr>
          <w:p w14:paraId="1091092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WiFi 配网</w:t>
            </w:r>
          </w:p>
        </w:tc>
        <w:tc>
          <w:tcPr>
            <w:tcW w:w="2075" w:type="dxa"/>
            <w:tcPrChange w:id="354" w:author="Brig" w:date="2026-10-08T13:14:39Z">
              <w:tcPr>
                <w:tcW w:w="2075" w:type="dxa"/>
              </w:tcPr>
            </w:tcPrChange>
          </w:tcPr>
          <w:p w14:paraId="2719F4B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AP 门户保存凭据</w:t>
            </w:r>
          </w:p>
        </w:tc>
        <w:tc>
          <w:tcPr>
            <w:tcW w:w="2075" w:type="dxa"/>
            <w:tcPrChange w:id="355" w:author="Brig" w:date="2026-10-08T13:14:39Z">
              <w:tcPr>
                <w:tcW w:w="2075" w:type="dxa"/>
              </w:tcPr>
            </w:tcPrChange>
          </w:tcPr>
          <w:p w14:paraId="29CDE38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重启后入网</w:t>
            </w:r>
          </w:p>
        </w:tc>
        <w:tc>
          <w:tcPr>
            <w:tcW w:w="2075" w:type="dxa"/>
            <w:tcPrChange w:id="356" w:author="Brig" w:date="2026-10-08T13:14:39Z">
              <w:tcPr>
                <w:tcW w:w="2075" w:type="dxa"/>
              </w:tcPr>
            </w:tcPrChange>
          </w:tcPr>
          <w:p w14:paraId="5A9D893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通过</w:t>
            </w:r>
          </w:p>
        </w:tc>
      </w:tr>
      <w:tr w14:paraId="6F913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3B85CC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mDNS 唯一</w:t>
            </w:r>
          </w:p>
        </w:tc>
        <w:tc>
          <w:tcPr>
            <w:tcW w:w="2075" w:type="dxa"/>
          </w:tcPr>
          <w:p w14:paraId="62CB0B1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两台主控同网</w:t>
            </w:r>
          </w:p>
        </w:tc>
        <w:tc>
          <w:tcPr>
            <w:tcW w:w="2075" w:type="dxa"/>
          </w:tcPr>
          <w:p w14:paraId="2274526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不同主机名</w:t>
            </w:r>
          </w:p>
        </w:tc>
        <w:tc>
          <w:tcPr>
            <w:tcW w:w="2075" w:type="dxa"/>
          </w:tcPr>
          <w:p w14:paraId="638B3C3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通过</w:t>
            </w:r>
          </w:p>
        </w:tc>
      </w:tr>
      <w:tr w14:paraId="0779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1BCA26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TDS 读取</w:t>
            </w:r>
          </w:p>
        </w:tc>
        <w:tc>
          <w:tcPr>
            <w:tcW w:w="2075" w:type="dxa"/>
          </w:tcPr>
          <w:p w14:paraId="2CAEBF7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地址正确接入</w:t>
            </w:r>
          </w:p>
        </w:tc>
        <w:tc>
          <w:tcPr>
            <w:tcW w:w="2075" w:type="dxa"/>
          </w:tcPr>
          <w:p w14:paraId="46F398E9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无持续离线</w:t>
            </w:r>
          </w:p>
        </w:tc>
        <w:tc>
          <w:tcPr>
            <w:tcW w:w="2075" w:type="dxa"/>
          </w:tcPr>
          <w:p w14:paraId="0A3DFF56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通过</w:t>
            </w:r>
          </w:p>
        </w:tc>
      </w:tr>
      <w:tr w14:paraId="4A85F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EDF0E1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pH 通信</w:t>
            </w:r>
          </w:p>
        </w:tc>
        <w:tc>
          <w:tcPr>
            <w:tcW w:w="2075" w:type="dxa"/>
          </w:tcPr>
          <w:p w14:paraId="5E2BF1B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无探头仅变送器</w:t>
            </w:r>
          </w:p>
        </w:tc>
        <w:tc>
          <w:tcPr>
            <w:tcW w:w="2075" w:type="dxa"/>
          </w:tcPr>
          <w:p w14:paraId="56E54BF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Modbus 有应答</w:t>
            </w:r>
          </w:p>
        </w:tc>
        <w:tc>
          <w:tcPr>
            <w:tcW w:w="2075" w:type="dxa"/>
          </w:tcPr>
          <w:p w14:paraId="359FB23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通过*</w:t>
            </w:r>
          </w:p>
        </w:tc>
      </w:tr>
      <w:tr w14:paraId="7381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043D2A9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CO₂ 手动</w:t>
            </w:r>
          </w:p>
        </w:tc>
        <w:tc>
          <w:tcPr>
            <w:tcW w:w="2075" w:type="dxa"/>
          </w:tcPr>
          <w:p w14:paraId="14F54AB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Web 手动开关</w:t>
            </w:r>
          </w:p>
        </w:tc>
        <w:tc>
          <w:tcPr>
            <w:tcW w:w="2075" w:type="dxa"/>
          </w:tcPr>
          <w:p w14:paraId="2140974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阀体动作</w:t>
            </w:r>
          </w:p>
        </w:tc>
        <w:tc>
          <w:tcPr>
            <w:tcW w:w="2075" w:type="dxa"/>
          </w:tcPr>
          <w:p w14:paraId="45F8C3E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通过</w:t>
            </w:r>
          </w:p>
        </w:tc>
      </w:tr>
      <w:tr w14:paraId="6CA07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400118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CAM 抓拍</w:t>
            </w:r>
          </w:p>
        </w:tc>
        <w:tc>
          <w:tcPr>
            <w:tcW w:w="2075" w:type="dxa"/>
          </w:tcPr>
          <w:p w14:paraId="51AC2933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GET /capture</w:t>
            </w:r>
          </w:p>
        </w:tc>
        <w:tc>
          <w:tcPr>
            <w:tcW w:w="2075" w:type="dxa"/>
          </w:tcPr>
          <w:p w14:paraId="54B5713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返回 JPEG</w:t>
            </w:r>
          </w:p>
        </w:tc>
        <w:tc>
          <w:tcPr>
            <w:tcW w:w="2075" w:type="dxa"/>
          </w:tcPr>
          <w:p w14:paraId="4FC5A6E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通过</w:t>
            </w:r>
          </w:p>
        </w:tc>
      </w:tr>
      <w:tr w14:paraId="451B9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3F991F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TF(CAM)</w:t>
            </w:r>
          </w:p>
        </w:tc>
        <w:tc>
          <w:tcPr>
            <w:tcW w:w="2075" w:type="dxa"/>
          </w:tcPr>
          <w:p w14:paraId="7860E3C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板载卡槽</w:t>
            </w:r>
          </w:p>
        </w:tc>
        <w:tc>
          <w:tcPr>
            <w:tcW w:w="2075" w:type="dxa"/>
          </w:tcPr>
          <w:p w14:paraId="380F349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识别 SDHC</w:t>
            </w:r>
          </w:p>
        </w:tc>
        <w:tc>
          <w:tcPr>
            <w:tcW w:w="2075" w:type="dxa"/>
          </w:tcPr>
          <w:p w14:paraId="3A6162E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通过</w:t>
            </w:r>
          </w:p>
        </w:tc>
      </w:tr>
    </w:tbl>
    <w:p w14:paraId="4F667A82">
      <w:pPr>
        <w:spacing w:line="360" w:lineRule="auto"/>
      </w:pPr>
    </w:p>
    <w:p w14:paraId="2067EE7C">
      <w:pPr>
        <w:spacing w:before="60" w:after="120" w:line="360" w:lineRule="auto"/>
        <w:jc w:val="center"/>
        <w:rPr>
          <w:sz w:val="21"/>
          <w:lang w:eastAsia="zh-CN"/>
        </w:rPr>
      </w:pPr>
      <w:del w:id="357" w:author="Brig" w:date="2026-10-08T15:59:01Z">
        <w:r>
          <w:rPr>
            <w:rFonts w:ascii="Times New Roman" w:hAnsi="Times New Roman" w:eastAsia="宋体" w:cs="Times New Roman"/>
            <w:sz w:val="24"/>
          </w:rPr>
          <w:drawing>
            <wp:inline distT="0" distB="0" distL="114300" distR="114300">
              <wp:extent cx="4895850" cy="3286760"/>
              <wp:effectExtent l="0" t="0" r="8255" b="6985"/>
              <wp:docPr id="371859459" name="Picture 37185945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71859459" name="Picture 371859459"/>
                      <pic:cNvPicPr>
                        <a:picLocks noChangeAspect="1"/>
                      </pic:cNvPicPr>
                    </pic:nvPicPr>
                    <pic:blipFill>
                      <a:blip r:embed="rId3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96000" cy="32872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359" w:author="Brig" w:date="2026-10-08T15:59:01Z">
        <w:r>
          <w:rPr>
            <w:rFonts w:ascii="Times New Roman" w:hAnsi="Times New Roman" w:eastAsia="宋体" w:cs="Times New Roman"/>
            <w:sz w:val="24"/>
          </w:rPr>
          <w:drawing>
            <wp:inline distT="0" distB="0" distL="114300" distR="114300">
              <wp:extent cx="4346575" cy="2917825"/>
              <wp:effectExtent l="0" t="0" r="15875" b="15875"/>
              <wp:docPr id="22" name="Picture 37185945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 371859459"/>
                      <pic:cNvPicPr>
                        <a:picLocks noChangeAspect="1"/>
                      </pic:cNvPicPr>
                    </pic:nvPicPr>
                    <pic:blipFill>
                      <a:blip r:embed="rId3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46575" cy="2917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7A515DA">
      <w:pPr>
        <w:spacing w:before="60" w:after="120" w:line="360" w:lineRule="auto"/>
        <w:jc w:val="center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图4-1  运行遥测曲线</w:t>
      </w:r>
      <w:del w:id="361" w:author="Brig" w:date="2026-10-08T13:40:41Z">
        <w:r>
          <w:rPr>
            <w:sz w:val="21"/>
            <w:lang w:eastAsia="zh-CN"/>
          </w:rPr>
          <w:delText>典型</w:delText>
        </w:r>
      </w:del>
      <w:ins w:id="362" w:author="Brig" w:date="2026-10-08T13:40:45Z">
        <w:r>
          <w:rPr>
            <w:rFonts w:hint="eastAsia"/>
            <w:sz w:val="21"/>
            <w:lang w:val="en-US" w:eastAsia="zh-CN"/>
          </w:rPr>
          <w:t>测试</w:t>
        </w:r>
      </w:ins>
      <w:del w:id="363" w:author="Brig" w:date="2026-10-08T13:40:47Z">
        <w:r>
          <w:rPr>
            <w:sz w:val="21"/>
            <w:lang w:eastAsia="zh-CN"/>
          </w:rPr>
          <w:delText>（</w:delText>
        </w:r>
      </w:del>
      <w:del w:id="364" w:author="Brig" w:date="2026-10-08T13:40:48Z">
        <w:r>
          <w:rPr>
            <w:sz w:val="21"/>
            <w:lang w:eastAsia="zh-CN"/>
          </w:rPr>
          <w:delText>示意）</w:delText>
        </w:r>
      </w:del>
      <w:ins w:id="365" w:author="Brig" w:date="2026-10-08T13:40:50Z">
        <w:r>
          <w:rPr>
            <w:rFonts w:hint="eastAsia"/>
            <w:sz w:val="21"/>
            <w:lang w:val="en-US" w:eastAsia="zh-CN"/>
          </w:rPr>
          <w:t>示意</w:t>
        </w:r>
      </w:ins>
    </w:p>
    <w:p w14:paraId="495B58AF">
      <w:pPr>
        <w:spacing w:line="360" w:lineRule="auto"/>
        <w:jc w:val="center"/>
        <w:rPr>
          <w:lang w:eastAsia="zh-CN"/>
        </w:rPr>
      </w:pPr>
    </w:p>
    <w:p w14:paraId="5065FA8E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4.2 产品级效果</w:t>
      </w:r>
    </w:p>
    <w:p w14:paraId="7349F046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效果按照</w:t>
      </w:r>
      <w:del w:id="366" w:author="Brig" w:date="2026-10-08T13:41:03Z">
        <w:r>
          <w:rPr>
            <w:lang w:eastAsia="zh-CN"/>
          </w:rPr>
          <w:delText>第1章的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需求衡量，即指标能否集中呈现、执行能否随水质变化、离场后能否获知状态、测值失效时能否停止，以及养护记录是否保留。</w:t>
      </w:r>
    </w:p>
    <w:p w14:paraId="7693B3B3">
      <w:pPr>
        <w:spacing w:before="60" w:after="120" w:line="360" w:lineRule="auto"/>
        <w:jc w:val="center"/>
      </w:pPr>
      <w:r>
        <w:rPr>
          <w:rFonts w:ascii="Times New Roman" w:hAnsi="Times New Roman" w:eastAsia="宋体" w:cs="Times New Roman"/>
          <w:sz w:val="21"/>
        </w:rPr>
        <w:t>表4-2  产品级效果指标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162BC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B61C70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产品能力</w:t>
            </w:r>
          </w:p>
        </w:tc>
        <w:tc>
          <w:tcPr>
            <w:tcW w:w="2767" w:type="dxa"/>
          </w:tcPr>
          <w:p w14:paraId="111DFC4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达到的程度</w:t>
            </w:r>
          </w:p>
        </w:tc>
        <w:tc>
          <w:tcPr>
            <w:tcW w:w="2767" w:type="dxa"/>
          </w:tcPr>
          <w:p w14:paraId="4664700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对应的需求</w:t>
            </w:r>
          </w:p>
        </w:tc>
      </w:tr>
      <w:tr w14:paraId="47371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767" w:type="dxa"/>
          </w:tcPr>
          <w:p w14:paraId="295A279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指标集中呈现</w:t>
            </w:r>
          </w:p>
        </w:tc>
        <w:tc>
          <w:tcPr>
            <w:tcW w:w="2767" w:type="dxa"/>
          </w:tcPr>
          <w:p w14:paraId="02AE40F3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水温、酸碱度、氧化还原电位、溶解性固体、水位与光照同时显示</w:t>
            </w:r>
          </w:p>
        </w:tc>
        <w:tc>
          <w:tcPr>
            <w:tcW w:w="2767" w:type="dxa"/>
          </w:tcPr>
          <w:p w14:paraId="71FE635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避免仪表分散</w:t>
            </w:r>
          </w:p>
        </w:tc>
      </w:tr>
      <w:tr w14:paraId="175A4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863C33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五路执行</w:t>
            </w:r>
          </w:p>
        </w:tc>
        <w:tc>
          <w:tcPr>
            <w:tcW w:w="2767" w:type="dxa"/>
          </w:tcPr>
          <w:p w14:paraId="1644CFE1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照明、加热、补水、投喂、二氧化碳可手动或自动</w:t>
            </w:r>
          </w:p>
        </w:tc>
        <w:tc>
          <w:tcPr>
            <w:tcW w:w="2767" w:type="dxa"/>
          </w:tcPr>
          <w:p w14:paraId="68E7955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摆脱单纯定时控制</w:t>
            </w:r>
          </w:p>
        </w:tc>
      </w:tr>
      <w:tr w14:paraId="353EB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D1291F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现场决策</w:t>
            </w:r>
          </w:p>
        </w:tc>
        <w:tc>
          <w:tcPr>
            <w:tcW w:w="2767" w:type="dxa"/>
          </w:tcPr>
          <w:p w14:paraId="4C7652BF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约每 1 秒决策一次，不向云端请求</w:t>
            </w:r>
          </w:p>
        </w:tc>
        <w:tc>
          <w:tcPr>
            <w:tcW w:w="2767" w:type="dxa"/>
          </w:tcPr>
          <w:p w14:paraId="72515535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断网后仍按现场策略运行</w:t>
            </w:r>
          </w:p>
        </w:tc>
      </w:tr>
      <w:tr w14:paraId="31D92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28D6D5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现场监视</w:t>
            </w:r>
          </w:p>
        </w:tc>
        <w:tc>
          <w:tcPr>
            <w:tcW w:w="2767" w:type="dxa"/>
          </w:tcPr>
          <w:p w14:paraId="46A7CC23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网页约每秒刷新；计算机可观察曲线并导出</w:t>
            </w:r>
          </w:p>
        </w:tc>
        <w:tc>
          <w:tcPr>
            <w:tcW w:w="2767" w:type="dxa"/>
          </w:tcPr>
          <w:p w14:paraId="2E4F4364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在场时可即时操作</w:t>
            </w:r>
          </w:p>
        </w:tc>
      </w:tr>
      <w:tr w14:paraId="2CE96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2398CB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离场监视</w:t>
            </w:r>
          </w:p>
        </w:tc>
        <w:tc>
          <w:tcPr>
            <w:tcW w:w="2767" w:type="dxa"/>
          </w:tcPr>
          <w:p w14:paraId="24D83A86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约 30 秒更新一次，保留最近状态与一张照片</w:t>
            </w:r>
          </w:p>
        </w:tc>
        <w:tc>
          <w:tcPr>
            <w:tcW w:w="2767" w:type="dxa"/>
          </w:tcPr>
          <w:p w14:paraId="1649EBD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离场后仍可获知状态</w:t>
            </w:r>
          </w:p>
        </w:tc>
      </w:tr>
      <w:tr w14:paraId="6965F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0A1FC7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失效保护</w:t>
            </w:r>
          </w:p>
        </w:tc>
        <w:tc>
          <w:tcPr>
            <w:tcW w:w="2767" w:type="dxa"/>
          </w:tcPr>
          <w:p w14:paraId="315FAE3C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水温、光照、水位超过 60 秒，或酸碱度超过 120 秒无新值，则停止该项自动</w:t>
            </w:r>
          </w:p>
        </w:tc>
        <w:tc>
          <w:tcPr>
            <w:tcW w:w="2767" w:type="dxa"/>
          </w:tcPr>
          <w:p w14:paraId="3EAC0C7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防止过期读数误控</w:t>
            </w:r>
          </w:p>
        </w:tc>
      </w:tr>
      <w:tr w14:paraId="5E0E1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832FA9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养护闭环</w:t>
            </w:r>
          </w:p>
        </w:tc>
        <w:tc>
          <w:tcPr>
            <w:tcW w:w="2767" w:type="dxa"/>
          </w:tcPr>
          <w:p w14:paraId="26C4D48B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日志、周期计划与告警规则可以保存</w:t>
            </w:r>
          </w:p>
        </w:tc>
        <w:tc>
          <w:tcPr>
            <w:tcW w:w="2767" w:type="dxa"/>
          </w:tcPr>
          <w:p w14:paraId="681A8FD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换水与投喂可以追溯</w:t>
            </w:r>
          </w:p>
        </w:tc>
      </w:tr>
      <w:tr w14:paraId="4DBDF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E17CAB1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多缸与水型</w:t>
            </w:r>
          </w:p>
        </w:tc>
        <w:tc>
          <w:tcPr>
            <w:tcW w:w="2767" w:type="dxa"/>
          </w:tcPr>
          <w:p w14:paraId="51C7CA02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可以切换鱼缸；淡水显示溶解性固体，海水显示盐度</w:t>
            </w:r>
          </w:p>
        </w:tc>
        <w:tc>
          <w:tcPr>
            <w:tcW w:w="2767" w:type="dxa"/>
          </w:tcPr>
          <w:p w14:paraId="789D832B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避免两种水体误读</w:t>
            </w:r>
          </w:p>
        </w:tc>
      </w:tr>
      <w:tr w14:paraId="04E1A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CB90BB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终端覆盖</w:t>
            </w:r>
          </w:p>
        </w:tc>
        <w:tc>
          <w:tcPr>
            <w:tcW w:w="2767" w:type="dxa"/>
          </w:tcPr>
          <w:p w14:paraId="32045F93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手机覆盖 Android 与鸿蒙，并提供网页与计算机端</w:t>
            </w:r>
          </w:p>
        </w:tc>
        <w:tc>
          <w:tcPr>
            <w:tcW w:w="2767" w:type="dxa"/>
          </w:tcPr>
          <w:p w14:paraId="6CD3654A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同一份数据，多种入口</w:t>
            </w:r>
          </w:p>
        </w:tc>
      </w:tr>
    </w:tbl>
    <w:p w14:paraId="60EBD205">
      <w:pPr>
        <w:spacing w:line="360" w:lineRule="auto"/>
        <w:rPr>
          <w:lang w:eastAsia="zh-CN"/>
        </w:rPr>
      </w:pPr>
    </w:p>
    <w:p w14:paraId="0CAD356A">
      <w:pPr>
        <w:spacing w:before="60" w:after="60" w:line="360" w:lineRule="auto"/>
        <w:jc w:val="left"/>
      </w:pPr>
      <w:r>
        <w:rPr>
          <w:rFonts w:ascii="Times New Roman" w:hAnsi="Times New Roman" w:eastAsia="黑体" w:cs="Times New Roman"/>
          <w:b/>
          <w:sz w:val="24"/>
        </w:rPr>
        <w:t>4.3 智能化能力的验证</w:t>
      </w:r>
    </w:p>
    <w:p w14:paraId="602F9094">
      <w:pPr>
        <w:spacing w:line="360" w:lineRule="auto"/>
        <w:ind w:firstLine="480" w:firstLineChars="200"/>
        <w:pPrChange w:id="367" w:author="Brig" w:date="2026-10-08T15:08:12Z">
          <w:pPr>
            <w:spacing w:line="360" w:lineRule="auto"/>
          </w:pPr>
        </w:pPrChange>
      </w:pPr>
      <w:r>
        <w:rPr>
          <w:rFonts w:ascii="Times New Roman" w:hAnsi="Times New Roman" w:eastAsia="宋体" w:cs="Times New Roman"/>
          <w:sz w:val="24"/>
        </w:rPr>
        <w:t>智能化效果不宜只以界面是否可用衡量，因此按第2章的四层设计逐层验证，重点确认判据来源是否可追溯、模型输出是否越界、以及失效后是否仍受约束。</w:t>
      </w:r>
    </w:p>
    <w:p w14:paraId="38171DE7">
      <w:pPr>
        <w:spacing w:before="60" w:after="120" w:line="360" w:lineRule="auto"/>
        <w:jc w:val="center"/>
      </w:pPr>
      <w:r>
        <w:rPr>
          <w:rFonts w:ascii="Times New Roman" w:hAnsi="Times New Roman" w:eastAsia="宋体" w:cs="Times New Roman"/>
          <w:sz w:val="21"/>
        </w:rPr>
        <w:t>表4-3  智能化能力的验证方式与结果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DDC4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2412E52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智能化能力</w:t>
            </w:r>
          </w:p>
        </w:tc>
        <w:tc>
          <w:tcPr>
            <w:tcW w:w="2769" w:type="dxa"/>
          </w:tcPr>
          <w:p w14:paraId="4C165DD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验证方式</w:t>
            </w:r>
          </w:p>
        </w:tc>
        <w:tc>
          <w:tcPr>
            <w:tcW w:w="2769" w:type="dxa"/>
          </w:tcPr>
          <w:p w14:paraId="71413E3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观测结果</w:t>
            </w:r>
          </w:p>
        </w:tc>
      </w:tr>
      <w:tr w14:paraId="004E4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5A0CAFA5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基线漂移适应</w:t>
            </w:r>
          </w:p>
        </w:tc>
        <w:tc>
          <w:tcPr>
            <w:tcW w:w="2769" w:type="dxa"/>
          </w:tcPr>
          <w:p w14:paraId="553D601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同一缸改变水型后观察判据</w:t>
            </w:r>
          </w:p>
        </w:tc>
        <w:tc>
          <w:tcPr>
            <w:tcW w:w="2769" w:type="dxa"/>
          </w:tcPr>
          <w:p w14:paraId="43E9848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基线随近 7 天数据更新，判读随之调整，未沿用旧阈值</w:t>
            </w:r>
          </w:p>
        </w:tc>
      </w:tr>
      <w:tr w14:paraId="1DB51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29519EC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建议可追溯</w:t>
            </w:r>
          </w:p>
        </w:tc>
        <w:tc>
          <w:tcPr>
            <w:tcW w:w="2769" w:type="dxa"/>
          </w:tcPr>
          <w:p w14:paraId="6CD12A3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核对建议与其触发依据</w:t>
            </w:r>
          </w:p>
        </w:tc>
        <w:tc>
          <w:tcPr>
            <w:tcW w:w="2769" w:type="dxa"/>
          </w:tcPr>
          <w:p w14:paraId="252E7B9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每条建议附对应指标、时间窗与阈值，可回溯到原始测值</w:t>
            </w:r>
          </w:p>
        </w:tc>
      </w:tr>
      <w:tr w14:paraId="2304A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79F6B0F8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识别可修正</w:t>
            </w:r>
          </w:p>
        </w:tc>
        <w:tc>
          <w:tcPr>
            <w:tcW w:w="2769" w:type="dxa"/>
          </w:tcPr>
          <w:p w14:paraId="6FA42840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对错误识别结果逐项修改</w:t>
            </w:r>
          </w:p>
        </w:tc>
        <w:tc>
          <w:tcPr>
            <w:tcW w:w="2769" w:type="dxa"/>
          </w:tcPr>
          <w:p w14:paraId="69DA971E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修改后清单即时更新，错误结果不进入档案统计</w:t>
            </w:r>
          </w:p>
        </w:tc>
      </w:tr>
      <w:tr w14:paraId="6A3F3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3619B2F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模型不涉控制</w:t>
            </w:r>
          </w:p>
        </w:tc>
        <w:tc>
          <w:tcPr>
            <w:tcW w:w="2769" w:type="dxa"/>
          </w:tcPr>
          <w:p w14:paraId="1A33D436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检查模型输出与执行通道</w:t>
            </w:r>
          </w:p>
        </w:tc>
        <w:tc>
          <w:tcPr>
            <w:tcW w:w="2769" w:type="dxa"/>
          </w:tcPr>
          <w:p w14:paraId="2F6FBFBD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模型返回文本，控制主题无模型写入路径</w:t>
            </w:r>
          </w:p>
        </w:tc>
      </w:tr>
      <w:tr w14:paraId="5BBC4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1D5081EC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失效后停机</w:t>
            </w:r>
          </w:p>
        </w:tc>
        <w:tc>
          <w:tcPr>
            <w:tcW w:w="2769" w:type="dxa"/>
          </w:tcPr>
          <w:p w14:paraId="1DA1466D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断开变送器并观察输出</w:t>
            </w:r>
          </w:p>
        </w:tc>
        <w:tc>
          <w:tcPr>
            <w:tcW w:w="2769" w:type="dxa"/>
          </w:tcPr>
          <w:p w14:paraId="1D2001AD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超门限后停止该项自动并关断气阀，模型侧无干预动作</w:t>
            </w:r>
          </w:p>
        </w:tc>
      </w:tr>
    </w:tbl>
    <w:p w14:paraId="4D60B6DD">
      <w:pPr>
        <w:spacing w:line="360" w:lineRule="auto"/>
        <w:ind w:firstLine="480" w:firstLineChars="200"/>
        <w:rPr>
          <w:del w:id="369" w:author="Brig" w:date="2026-10-08T15:59:33Z"/>
        </w:rPr>
        <w:pPrChange w:id="368" w:author="Brig" w:date="2026-10-08T15:08:23Z">
          <w:pPr>
            <w:spacing w:line="360" w:lineRule="auto"/>
          </w:pPr>
        </w:pPrChange>
      </w:pPr>
      <w:del w:id="370" w:author="Brig" w:date="2026-10-08T15:59:33Z">
        <w:r>
          <w:rPr>
            <w:rFonts w:ascii="Times New Roman" w:hAnsi="Times New Roman" w:eastAsia="宋体" w:cs="Times New Roman"/>
            <w:sz w:val="24"/>
          </w:rPr>
          <w:delText>验证中特别关注两个容易被忽略的问题。其一，基线是否真正替代了固定阈值：改变水型或大幅换水后，判读依据应随近 7 天数据更新，而非继续沿用旧阈值。其二，模型是否严格停留在文字层：检查控制主题是否存在模型写入路径，以及失效停机后模型侧是否出现多余动作。两者在本作品中均符合预期。</w:delText>
        </w:r>
      </w:del>
    </w:p>
    <w:p w14:paraId="37AE9909">
      <w:pPr>
        <w:spacing w:before="120" w:after="120" w:line="360" w:lineRule="auto"/>
        <w:jc w:val="left"/>
        <w:rPr>
          <w:ins w:id="371" w:author="Brig" w:date="2026-10-08T15:59:37Z"/>
          <w:rFonts w:ascii="Times New Roman" w:hAnsi="Times New Roman" w:eastAsia="黑体" w:cs="Times New Roman"/>
          <w:b/>
          <w:sz w:val="28"/>
          <w:lang w:eastAsia="zh-CN"/>
        </w:rPr>
      </w:pPr>
    </w:p>
    <w:p w14:paraId="3068F318">
      <w:pPr>
        <w:spacing w:before="120" w:after="12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8"/>
          <w:lang w:eastAsia="zh-CN"/>
        </w:rPr>
        <w:t>5. 应用价值与市场前景</w:t>
      </w:r>
    </w:p>
    <w:p w14:paraId="4542B476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5.1 应用价值</w:t>
      </w:r>
    </w:p>
    <w:p w14:paraId="2B11FD6B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对家庭用户，其价值在于降低水质失控造成的生物损失。加热、气阀与补水能够随测值动作，人员离场后仍可查看最近状态，换水与投喂不必再依赖记忆。损失往往不在于设备本身的费用，而在于鱼只与水草在无人值守时出现异常。</w:t>
      </w:r>
    </w:p>
    <w:p w14:paraId="160A459C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对相关装备，其价值在于提供可分解的参考结构：现场负责决策，手机负责记录，云端负责传递。后续的加热、照明或变送器只要符合这三个分区的边界，即可替换，而不必重做整套软件。</w:t>
      </w:r>
    </w:p>
    <w:p w14:paraId="231D205B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5.2 目标用户与市场规模</w:t>
      </w:r>
    </w:p>
    <w:p w14:paraId="2F6EFCC1">
      <w:pPr>
        <w:spacing w:after="0" w:line="360" w:lineRule="auto"/>
        <w:ind w:firstLine="420"/>
        <w:rPr>
          <w:del w:id="372" w:author="Brig" w:date="2026-10-08T13:16:18Z"/>
          <w:lang w:eastAsia="zh-CN"/>
        </w:rPr>
      </w:pPr>
      <w:del w:id="373" w:author="Brig" w:date="2026-10-08T13:16:18Z">
        <w:r>
          <w:rPr>
            <w:lang w:eastAsia="zh-CN"/>
          </w:rPr>
          <w:delText>用户需求并不相同。下表将诉求对应到产品中已经实现的部分，而不是分别为四类用户另行开发系统。</w:delText>
        </w:r>
      </w:del>
    </w:p>
    <w:p w14:paraId="4FE34CB5">
      <w:pPr>
        <w:spacing w:before="60" w:after="12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表5-1  目标用户与已有功能的对应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17687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E02985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用户</w:t>
            </w:r>
          </w:p>
        </w:tc>
        <w:tc>
          <w:tcPr>
            <w:tcW w:w="2767" w:type="dxa"/>
          </w:tcPr>
          <w:p w14:paraId="249C151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主要问题</w:t>
            </w:r>
          </w:p>
        </w:tc>
        <w:tc>
          <w:tcPr>
            <w:tcW w:w="2767" w:type="dxa"/>
          </w:tcPr>
          <w:p w14:paraId="12E2872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0"/>
              </w:rPr>
              <w:t>对应的产品部分</w:t>
            </w:r>
          </w:p>
        </w:tc>
      </w:tr>
      <w:tr w14:paraId="59945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EDFB872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家庭草缸</w:t>
            </w:r>
          </w:p>
        </w:tc>
        <w:tc>
          <w:tcPr>
            <w:tcW w:w="2767" w:type="dxa"/>
          </w:tcPr>
          <w:p w14:paraId="07B3BE44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酸碱度、光照稳定，并减少值守</w:t>
            </w:r>
          </w:p>
        </w:tc>
        <w:tc>
          <w:tcPr>
            <w:tcW w:w="2767" w:type="dxa"/>
          </w:tcPr>
          <w:p w14:paraId="1596E9C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现场联动与手机告警</w:t>
            </w:r>
          </w:p>
        </w:tc>
      </w:tr>
      <w:tr w14:paraId="1D513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B284F8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海水缸</w:t>
            </w:r>
          </w:p>
        </w:tc>
        <w:tc>
          <w:tcPr>
            <w:tcW w:w="2767" w:type="dxa"/>
          </w:tcPr>
          <w:p w14:paraId="44802D7C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盐度不应按淡水指标解读</w:t>
            </w:r>
          </w:p>
        </w:tc>
        <w:tc>
          <w:tcPr>
            <w:tcW w:w="2767" w:type="dxa"/>
          </w:tcPr>
          <w:p w14:paraId="045DCB69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水型切换与同一套测量</w:t>
            </w:r>
          </w:p>
        </w:tc>
      </w:tr>
      <w:tr w14:paraId="1108F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05385F7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教学实验</w:t>
            </w:r>
          </w:p>
        </w:tc>
        <w:tc>
          <w:tcPr>
            <w:tcW w:w="2767" w:type="dxa"/>
          </w:tcPr>
          <w:p w14:paraId="2F473491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能够演示失效时的系统行为</w:t>
            </w:r>
          </w:p>
        </w:tc>
        <w:tc>
          <w:tcPr>
            <w:tcW w:w="2767" w:type="dxa"/>
          </w:tcPr>
          <w:p w14:paraId="59B85E5D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0"/>
                <w:lang w:eastAsia="zh-CN"/>
              </w:rPr>
              <w:t>开源说明与网页参数配置</w:t>
            </w:r>
          </w:p>
        </w:tc>
      </w:tr>
      <w:tr w14:paraId="1FF3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12244AD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造景竞赛</w:t>
            </w:r>
          </w:p>
        </w:tc>
        <w:tc>
          <w:tcPr>
            <w:tcW w:w="2767" w:type="dxa"/>
          </w:tcPr>
          <w:p w14:paraId="3AB15F6A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过程应当可以追溯</w:t>
            </w:r>
          </w:p>
        </w:tc>
        <w:tc>
          <w:tcPr>
            <w:tcW w:w="2767" w:type="dxa"/>
          </w:tcPr>
          <w:p w14:paraId="41A632AF">
            <w:pPr>
              <w:spacing w:before="20" w:after="20" w:line="240" w:lineRule="auto"/>
            </w:pPr>
            <w:r>
              <w:rPr>
                <w:rFonts w:ascii="Times New Roman" w:hAnsi="Times New Roman" w:eastAsia="宋体" w:cs="Times New Roman"/>
                <w:sz w:val="20"/>
              </w:rPr>
              <w:t>日志、计划与摄像头</w:t>
            </w:r>
          </w:p>
        </w:tc>
      </w:tr>
    </w:tbl>
    <w:p w14:paraId="520C173B">
      <w:pPr>
        <w:spacing w:line="360" w:lineRule="auto"/>
        <w:rPr>
          <w:del w:id="374" w:author="Brig" w:date="2026-10-08T15:08:39Z"/>
        </w:rPr>
      </w:pPr>
    </w:p>
    <w:p w14:paraId="34E40E12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观赏水族及相关硬件的需求呈分层状态：一部分用户需要连续数据，另一部分用户需要降低事故概率。本作品以同一套现场设备覆盖测量与执行，以可选的云端和摄像头覆盖人员不在场的情形。现阶段首先服务具备自行接线条件的用户以及课程教学，随后再扩展渠道。</w:t>
      </w:r>
    </w:p>
    <w:p w14:paraId="15A26129">
      <w:pPr>
        <w:spacing w:before="120" w:after="12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8"/>
          <w:lang w:eastAsia="zh-CN"/>
        </w:rPr>
        <w:t>6. 其他补充说明</w:t>
      </w:r>
    </w:p>
    <w:p w14:paraId="1176313F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6.1 开源与复现</w:t>
      </w:r>
    </w:p>
    <w:p w14:paraId="7E4BFF12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t>本作品源代码与文档已开源。仓库地址采用与参赛队伍绑定的匿名访问链接</w:t>
      </w:r>
      <w:del w:id="375" w:author="Brig" w:date="2026-10-08T15:56:35Z">
        <w:r>
          <w:rPr>
            <w:rFonts w:ascii="Times New Roman" w:hAnsi="Times New Roman" w:eastAsia="宋体" w:cs="Times New Roman"/>
            <w:sz w:val="24"/>
          </w:rPr>
          <w:delText>，随作品一并提交</w:delText>
        </w:r>
      </w:del>
      <w:r>
        <w:rPr>
          <w:rFonts w:ascii="Times New Roman" w:hAnsi="Times New Roman" w:eastAsia="宋体" w:cs="Times New Roman"/>
          <w:sz w:val="24"/>
        </w:rPr>
        <w:t>，并在提交截止后至少 6 个月内保持公开可访问。</w:t>
      </w:r>
      <w:del w:id="376" w:author="Brig" w:date="2026-10-08T15:08:57Z">
        <w:r>
          <w:rPr>
            <w:rFonts w:ascii="Times New Roman" w:hAnsi="Times New Roman" w:eastAsia="宋体" w:cs="Times New Roman"/>
            <w:sz w:val="24"/>
          </w:rPr>
          <w:delText>克隆后可按 docs/wiring.md 与各子项目 README 完成编译烧录。</w:delText>
        </w:r>
      </w:del>
    </w:p>
    <w:p w14:paraId="448556CA">
      <w:pPr>
        <w:spacing w:before="60" w:after="60" w:line="360" w:lineRule="auto"/>
        <w:jc w:val="left"/>
        <w:rPr>
          <w:lang w:eastAsia="zh-CN"/>
        </w:rPr>
      </w:pPr>
      <w:r>
        <w:rPr>
          <w:rFonts w:ascii="Times New Roman" w:hAnsi="Times New Roman" w:eastAsia="黑体" w:cs="Times New Roman"/>
          <w:b/>
          <w:sz w:val="24"/>
          <w:lang w:eastAsia="zh-CN"/>
        </w:rPr>
        <w:t>6.2 伦理与安全声明</w:t>
      </w:r>
    </w:p>
    <w:p w14:paraId="4A5F69F6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涉及 220 V 负载时须由具备电工常识人员接线，继电器与水族箱隔离；CO₂ 钢瓶与电磁阀需按规范固定。人工智能模块的输出仅为文字说明与建议，不接入继电器、电磁阀与加热回路，写入日志与周期计划前需用户确认，识别结果可人工修正；接口密钥仅保存在本机，不写入固件。水质异常与生物状态仍以现场测值与人工巡检为准，模型建议不替代责任人判断。</w:t>
      </w:r>
    </w:p>
    <w:p w14:paraId="4970CF65">
      <w:pPr>
        <w:spacing w:before="60" w:after="60" w:line="360" w:lineRule="auto"/>
        <w:rPr>
          <w:del w:id="377" w:author="Brig" w:date="2026-10-08T13:41:18Z"/>
          <w:lang w:eastAsia="zh-CN"/>
        </w:rPr>
      </w:pPr>
      <w:del w:id="378" w:author="Brig" w:date="2026-10-08T13:41:18Z">
        <w:bookmarkStart w:id="0" w:name="_GoBack"/>
        <w:bookmarkEnd w:id="0"/>
        <w:r>
          <w:rPr>
            <w:rFonts w:eastAsia="黑体"/>
            <w:b/>
            <w:lang w:eastAsia="zh-CN"/>
          </w:rPr>
          <w:delText>6.3 致谢匿名说明</w:delText>
        </w:r>
      </w:del>
    </w:p>
    <w:p w14:paraId="07D1250B">
      <w:pPr>
        <w:spacing w:after="0" w:line="360" w:lineRule="auto"/>
        <w:ind w:firstLine="420"/>
        <w:rPr>
          <w:lang w:eastAsia="zh-CN"/>
        </w:rPr>
      </w:pPr>
      <w:del w:id="379" w:author="Brig" w:date="2026-10-08T13:41:18Z">
        <w:r>
          <w:rPr>
            <w:lang w:eastAsia="zh-CN"/>
          </w:rPr>
          <w:delText>本报告按赛道匿名要求撰写，凡需指代单位处统一写作“参赛队伍”。图表与截图已避免出现可识别身份信息。</w:delText>
        </w:r>
      </w:del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720" w:footer="720" w:gutter="0"/>
      <w:pgNumType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o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bold"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64794739"/>
      <w:docPartObj>
        <w:docPartGallery w:val="autotext"/>
      </w:docPartObj>
    </w:sdtPr>
    <w:sdtContent>
      <w:p w14:paraId="30C768EA">
        <w:pPr>
          <w:pStyle w:val="2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5CC9310">
    <w:pPr>
      <w:pStyle w:val="2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557E8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F3733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75AD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23CB8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4FB24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rig">
    <w15:presenceInfo w15:providerId="WPS Office" w15:userId="16245869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8"/>
  <w:bordersDoNotSurroundHeader w:val="1"/>
  <w:bordersDoNotSurroundFooter w:val="1"/>
  <w:trackRevision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3626"/>
    <w:rsid w:val="0006063C"/>
    <w:rsid w:val="0015074B"/>
    <w:rsid w:val="001C0082"/>
    <w:rsid w:val="00245DA9"/>
    <w:rsid w:val="0029639D"/>
    <w:rsid w:val="00326F90"/>
    <w:rsid w:val="003A5F69"/>
    <w:rsid w:val="005A50E7"/>
    <w:rsid w:val="005B16E2"/>
    <w:rsid w:val="007B04D5"/>
    <w:rsid w:val="007C0A7A"/>
    <w:rsid w:val="00A808BC"/>
    <w:rsid w:val="00AA1172"/>
    <w:rsid w:val="00AA1D8D"/>
    <w:rsid w:val="00AF0A71"/>
    <w:rsid w:val="00B47730"/>
    <w:rsid w:val="00CB0664"/>
    <w:rsid w:val="00FC693F"/>
    <w:rsid w:val="01354C4C"/>
    <w:rsid w:val="140C4FFD"/>
    <w:rsid w:val="16576FFF"/>
    <w:rsid w:val="4869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3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3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正文文本 字符"/>
    <w:basedOn w:val="132"/>
    <w:link w:val="19"/>
    <w:uiPriority w:val="99"/>
  </w:style>
  <w:style w:type="character" w:customStyle="1" w:styleId="136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7">
    <w:name w:val="页眉 字符"/>
    <w:basedOn w:val="132"/>
    <w:link w:val="25"/>
    <w:uiPriority w:val="99"/>
  </w:style>
  <w:style w:type="character" w:customStyle="1" w:styleId="138">
    <w:name w:val="页脚 字符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2 字符"/>
    <w:basedOn w:val="132"/>
    <w:link w:val="28"/>
    <w:uiPriority w:val="99"/>
  </w:style>
  <w:style w:type="character" w:customStyle="1" w:styleId="147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8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microsoft.com/office/2011/relationships/people" Target="people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jpe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2525</Words>
  <Characters>2589</Characters>
  <Lines>217</Lines>
  <Paragraphs>231</Paragraphs>
  <TotalTime>53</TotalTime>
  <ScaleCrop>false</ScaleCrop>
  <LinksUpToDate>false</LinksUpToDate>
  <CharactersWithSpaces>2633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2026-10-01T00:00:00Z</dcterms:created>
  <dc:creator>Brig</dc:creator>
  <cp:lastModifiedBy>Brig</cp:lastModifiedBy>
  <cp:lastPrinted>2026-10-08T02:38:00Z</cp:lastPrinted>
  <dcterms:modified xsi:type="dcterms:W3CDTF">2026-10-08T07:59:50Z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eyJoZGlkIjoiN2Q1YjZhMWIwMzY5MjBiZGJjMTUyZDY4N2EzMmY3MDAiLCJ1c2VySWQiOiIzMzk0MTI0OTgifQ==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25E1C5B8F4284CA78F511A679DF9709B_13</vt:lpwstr>
  </property>
</Properties>
</file>